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E1FC" w14:textId="08D6F15D" w:rsidR="008A2738" w:rsidRDefault="00C35E73" w:rsidP="00500B3C">
      <w:commentRangeStart w:id="0"/>
      <w:r>
        <w:t>A</w:t>
      </w:r>
      <w:commentRangeEnd w:id="0"/>
      <w:r w:rsidR="00D42922">
        <w:rPr>
          <w:rStyle w:val="CommentReference"/>
        </w:rPr>
        <w:commentReference w:id="0"/>
      </w:r>
      <w:r>
        <w:t xml:space="preserve">utomated </w:t>
      </w:r>
      <w:r w:rsidR="00CC190E">
        <w:t>I</w:t>
      </w:r>
      <w:r w:rsidR="003406CE">
        <w:t xml:space="preserve">soelectric </w:t>
      </w:r>
      <w:r w:rsidR="00CC190E">
        <w:t>F</w:t>
      </w:r>
      <w:r w:rsidR="003406CE">
        <w:t>ocusing</w:t>
      </w:r>
      <w:r>
        <w:t xml:space="preserve"> </w:t>
      </w:r>
      <w:r w:rsidR="003406CE">
        <w:t xml:space="preserve">Image Analysis for Improved Diagnosis and Classification of </w:t>
      </w:r>
      <w:r w:rsidR="003406CE" w:rsidRPr="00335D01">
        <w:t>α1-Antitrypsin</w:t>
      </w:r>
      <w:r w:rsidR="003406CE">
        <w:t xml:space="preserve"> deficiency</w:t>
      </w:r>
    </w:p>
    <w:p w14:paraId="3568F552" w14:textId="09B27266" w:rsidR="00500B3C" w:rsidRPr="00EE1EFE" w:rsidRDefault="00500B3C" w:rsidP="00500B3C">
      <w:r>
        <w:t xml:space="preserve">Casey Vieni, Laura </w:t>
      </w:r>
      <w:r w:rsidR="00E337C1">
        <w:t>Eck</w:t>
      </w:r>
      <w:r w:rsidR="000408ED">
        <w:t xml:space="preserve">elkamp, Jon Coker, Alex Popp, </w:t>
      </w:r>
      <w:ins w:id="1" w:author="Willrich, Maria Alice V., Ph.D." w:date="2026-01-30T16:22:00Z" w16du:dateUtc="2026-01-30T22:22:00Z">
        <w:r w:rsidR="00920E7D">
          <w:t xml:space="preserve">Melissa Snyder, David Murray, </w:t>
        </w:r>
      </w:ins>
      <w:r w:rsidR="000408ED">
        <w:t>Patrick Vanderboom, Maria</w:t>
      </w:r>
      <w:r w:rsidR="008A2738">
        <w:t xml:space="preserve"> Willrich</w:t>
      </w:r>
      <w:r>
        <w:t xml:space="preserve"> </w:t>
      </w:r>
    </w:p>
    <w:p w14:paraId="132CD9D7" w14:textId="77777777" w:rsidR="00500B3C" w:rsidRDefault="00500B3C"/>
    <w:p w14:paraId="5E53F3DB" w14:textId="7C17155F" w:rsidR="004002C1" w:rsidRDefault="00335D01" w:rsidP="007B61BD">
      <w:pPr>
        <w:rPr>
          <w:ins w:id="2" w:author="Willrich, Maria Alice V., Ph.D." w:date="2026-01-30T16:19:00Z" w16du:dateUtc="2026-01-30T22:19:00Z"/>
        </w:rPr>
      </w:pPr>
      <w:r w:rsidRPr="00335D01">
        <w:t>α1-Antitrypsin (AAT) deficiency</w:t>
      </w:r>
      <w:r>
        <w:t xml:space="preserve">, </w:t>
      </w:r>
      <w:del w:id="3" w:author="Willrich, Maria Alice V., Ph.D." w:date="2026-01-30T16:18:00Z" w16du:dateUtc="2026-01-30T22:18:00Z">
        <w:r w:rsidDel="003D2073">
          <w:delText>a relatively common genetic disorder,</w:delText>
        </w:r>
        <w:r w:rsidR="007B61BD" w:rsidDel="003D2073">
          <w:delText xml:space="preserve"> </w:delText>
        </w:r>
      </w:del>
      <w:r w:rsidR="007B61BD">
        <w:t>results</w:t>
      </w:r>
      <w:r>
        <w:t xml:space="preserve"> in increased activity of neutrophil elastase, </w:t>
      </w:r>
      <w:del w:id="4" w:author="Willrich, Maria Alice V., Ph.D." w:date="2026-01-30T16:18:00Z" w16du:dateUtc="2026-01-30T22:18:00Z">
        <w:r w:rsidDel="003D2073">
          <w:delText>resulting in</w:delText>
        </w:r>
      </w:del>
      <w:ins w:id="5" w:author="Willrich, Maria Alice V., Ph.D." w:date="2026-01-30T16:18:00Z" w16du:dateUtc="2026-01-30T22:18:00Z">
        <w:r w:rsidR="003D2073">
          <w:t>with</w:t>
        </w:r>
      </w:ins>
      <w:r>
        <w:t xml:space="preserve"> early onset emphysema and chronic obstructive pulmonary disease. </w:t>
      </w:r>
      <w:ins w:id="6" w:author="Willrich, Maria Alice V., Ph.D." w:date="2026-01-30T16:13:00Z" w16du:dateUtc="2026-01-30T22:13:00Z">
        <w:r w:rsidR="008E1A7D">
          <w:t xml:space="preserve">AAT </w:t>
        </w:r>
      </w:ins>
      <w:ins w:id="7" w:author="Willrich, Maria Alice V., Ph.D." w:date="2026-01-30T16:14:00Z" w16du:dateUtc="2026-01-30T22:14:00Z">
        <w:r w:rsidR="008E1A7D">
          <w:t>is</w:t>
        </w:r>
      </w:ins>
      <w:ins w:id="8" w:author="Willrich, Maria Alice V., Ph.D." w:date="2026-01-30T16:13:00Z" w16du:dateUtc="2026-01-30T22:13:00Z">
        <w:r w:rsidR="008E1A7D">
          <w:t xml:space="preserve"> measured by </w:t>
        </w:r>
      </w:ins>
      <w:ins w:id="9" w:author="Willrich, Maria Alice V., Ph.D." w:date="2026-01-30T16:14:00Z" w16du:dateUtc="2026-01-30T22:14:00Z">
        <w:r w:rsidR="008E1A7D">
          <w:t xml:space="preserve">nephelometry and turbidimetry. Low concentrations of </w:t>
        </w:r>
      </w:ins>
      <w:ins w:id="10" w:author="Willrich, Maria Alice V., Ph.D." w:date="2026-01-30T16:19:00Z" w16du:dateUtc="2026-01-30T22:19:00Z">
        <w:r w:rsidR="003D2073">
          <w:t>AAT</w:t>
        </w:r>
      </w:ins>
      <w:ins w:id="11" w:author="Willrich, Maria Alice V., Ph.D." w:date="2026-01-30T16:14:00Z" w16du:dateUtc="2026-01-30T22:14:00Z">
        <w:r w:rsidR="008E1A7D">
          <w:t xml:space="preserve"> </w:t>
        </w:r>
        <w:r w:rsidR="004C31A8">
          <w:t xml:space="preserve">require additional investigation. </w:t>
        </w:r>
      </w:ins>
      <w:ins w:id="12" w:author="Willrich, Maria Alice V., Ph.D." w:date="2026-01-30T16:15:00Z" w16du:dateUtc="2026-01-30T22:15:00Z">
        <w:r w:rsidR="004C31A8">
          <w:t xml:space="preserve">Some </w:t>
        </w:r>
      </w:ins>
      <w:ins w:id="13" w:author="Willrich, Maria Alice V., Ph.D." w:date="2026-01-30T16:19:00Z" w16du:dateUtc="2026-01-30T22:19:00Z">
        <w:r w:rsidR="003D2073">
          <w:t xml:space="preserve">allele </w:t>
        </w:r>
      </w:ins>
      <w:ins w:id="14" w:author="Willrich, Maria Alice V., Ph.D." w:date="2026-01-30T16:15:00Z" w16du:dateUtc="2026-01-30T22:15:00Z">
        <w:r w:rsidR="004C31A8">
          <w:t xml:space="preserve">variants are associated with reduced AAT (S) and </w:t>
        </w:r>
        <w:r w:rsidR="00437915">
          <w:t>pathogenic, misfolding (Z) proteins</w:t>
        </w:r>
      </w:ins>
      <w:ins w:id="15" w:author="Willrich, Maria Alice V., Ph.D." w:date="2026-01-30T16:26:00Z" w16du:dateUtc="2026-01-30T22:26:00Z">
        <w:r w:rsidR="00346681">
          <w:t xml:space="preserve"> compared to the normal M alleles</w:t>
        </w:r>
      </w:ins>
      <w:ins w:id="16" w:author="Willrich, Maria Alice V., Ph.D." w:date="2026-01-30T16:15:00Z" w16du:dateUtc="2026-01-30T22:15:00Z">
        <w:r w:rsidR="00437915">
          <w:t>. AAT phenotyping i</w:t>
        </w:r>
      </w:ins>
      <w:ins w:id="17" w:author="Willrich, Maria Alice V., Ph.D." w:date="2026-01-30T16:16:00Z" w16du:dateUtc="2026-01-30T22:16:00Z">
        <w:r w:rsidR="00597273">
          <w:t xml:space="preserve">s </w:t>
        </w:r>
      </w:ins>
      <w:del w:id="18" w:author="Willrich, Maria Alice V., Ph.D." w:date="2026-01-30T16:16:00Z" w16du:dateUtc="2026-01-30T22:16:00Z">
        <w:r w:rsidR="003E39B4" w:rsidDel="00597273">
          <w:delText>The</w:delText>
        </w:r>
        <w:r w:rsidDel="00597273">
          <w:delText xml:space="preserve"> </w:delText>
        </w:r>
        <w:r w:rsidR="00BE2618" w:rsidDel="00597273">
          <w:delText>gold-standard test for identifying AAT variants is</w:delText>
        </w:r>
      </w:del>
      <w:ins w:id="19" w:author="Willrich, Maria Alice V., Ph.D." w:date="2026-01-30T16:16:00Z" w16du:dateUtc="2026-01-30T22:16:00Z">
        <w:r w:rsidR="00597273">
          <w:t>an</w:t>
        </w:r>
      </w:ins>
      <w:r w:rsidR="00BE2618">
        <w:t xml:space="preserve"> </w:t>
      </w:r>
      <w:r>
        <w:t>isoelectric focusing (IEF)</w:t>
      </w:r>
      <w:ins w:id="20" w:author="Willrich, Maria Alice V., Ph.D." w:date="2026-01-30T16:16:00Z" w16du:dateUtc="2026-01-30T22:16:00Z">
        <w:r w:rsidR="00597273">
          <w:t xml:space="preserve"> method to characterize mobility patterns of the normal and variant alleles</w:t>
        </w:r>
      </w:ins>
      <w:r w:rsidR="008F4E8D">
        <w:t xml:space="preserve">. </w:t>
      </w:r>
      <w:r w:rsidR="00FE1E54">
        <w:t>The</w:t>
      </w:r>
      <w:ins w:id="21" w:author="Willrich, Maria Alice V., Ph.D." w:date="2026-01-30T16:16:00Z" w16du:dateUtc="2026-01-30T22:16:00Z">
        <w:r w:rsidR="003D1782">
          <w:t xml:space="preserve"> different </w:t>
        </w:r>
      </w:ins>
      <w:del w:id="22" w:author="Willrich, Maria Alice V., Ph.D." w:date="2026-01-30T16:16:00Z" w16du:dateUtc="2026-01-30T22:16:00Z">
        <w:r w:rsidR="00FE1E54" w:rsidDel="003D1782">
          <w:delText>re are mu</w:delText>
        </w:r>
      </w:del>
      <w:del w:id="23" w:author="Willrich, Maria Alice V., Ph.D." w:date="2026-01-30T16:17:00Z" w16du:dateUtc="2026-01-30T22:17:00Z">
        <w:r w:rsidR="00FE1E54" w:rsidDel="003D1782">
          <w:delText>ltiple</w:delText>
        </w:r>
      </w:del>
      <w:r w:rsidR="00AD2B67">
        <w:t xml:space="preserve"> </w:t>
      </w:r>
      <w:r w:rsidR="00D14FAA">
        <w:t xml:space="preserve">IEF </w:t>
      </w:r>
      <w:del w:id="24" w:author="Willrich, Maria Alice V., Ph.D." w:date="2026-01-30T16:17:00Z" w16du:dateUtc="2026-01-30T22:17:00Z">
        <w:r w:rsidR="00130CA7" w:rsidDel="002E5FD5">
          <w:delText>electrophoresis</w:delText>
        </w:r>
        <w:r w:rsidR="00AD2B67" w:rsidDel="002E5FD5">
          <w:delText xml:space="preserve"> </w:delText>
        </w:r>
      </w:del>
      <w:r w:rsidR="00AD2B67">
        <w:t>patterns</w:t>
      </w:r>
      <w:r w:rsidR="00130CA7">
        <w:t xml:space="preserve"> </w:t>
      </w:r>
      <w:ins w:id="25" w:author="Willrich, Maria Alice V., Ph.D." w:date="2026-01-30T16:17:00Z" w16du:dateUtc="2026-01-30T22:17:00Z">
        <w:r w:rsidR="003D1782">
          <w:t>reflect amino</w:t>
        </w:r>
        <w:r w:rsidR="002E5FD5">
          <w:t xml:space="preserve"> </w:t>
        </w:r>
        <w:r w:rsidR="003D1782">
          <w:t xml:space="preserve">acid substitutions and glycoforms. </w:t>
        </w:r>
        <w:r w:rsidR="00E258F9">
          <w:t xml:space="preserve">The </w:t>
        </w:r>
      </w:ins>
      <w:ins w:id="26" w:author="Willrich, Maria Alice V., Ph.D." w:date="2026-01-30T16:18:00Z" w16du:dateUtc="2026-01-30T22:18:00Z">
        <w:r w:rsidR="00E258F9">
          <w:t xml:space="preserve">objective of this </w:t>
        </w:r>
      </w:ins>
      <w:del w:id="27" w:author="Willrich, Maria Alice V., Ph.D." w:date="2026-01-30T16:18:00Z" w16du:dateUtc="2026-01-30T22:18:00Z">
        <w:r w:rsidR="00130CA7" w:rsidDel="00E258F9">
          <w:delText>each</w:delText>
        </w:r>
        <w:r w:rsidR="00AD2B67" w:rsidDel="00E258F9">
          <w:delText xml:space="preserve"> associated with specific phenotypes</w:delText>
        </w:r>
        <w:r w:rsidR="00130CA7" w:rsidDel="00E258F9">
          <w:delText>,</w:delText>
        </w:r>
        <w:r w:rsidR="00AD2B67" w:rsidDel="00E258F9">
          <w:delText xml:space="preserve"> and </w:delText>
        </w:r>
        <w:r w:rsidR="004E2D5C" w:rsidDel="00E258F9">
          <w:delText>manually interpreting</w:delText>
        </w:r>
        <w:r w:rsidR="00AD2B67" w:rsidDel="00E258F9">
          <w:delText xml:space="preserve"> these variants </w:delText>
        </w:r>
        <w:r w:rsidR="008F4E8D" w:rsidDel="00E258F9">
          <w:delText>r</w:delText>
        </w:r>
        <w:r w:rsidR="00BE2618" w:rsidDel="00E258F9">
          <w:delText>equires significant training</w:delText>
        </w:r>
        <w:r w:rsidDel="00E258F9">
          <w:delText>.</w:delText>
        </w:r>
        <w:r w:rsidR="00D65BE4" w:rsidDel="00E258F9">
          <w:delText xml:space="preserve"> </w:delText>
        </w:r>
        <w:commentRangeStart w:id="28"/>
        <w:commentRangeStart w:id="29"/>
        <w:r w:rsidR="00D15FBA" w:rsidDel="00E258F9">
          <w:delText xml:space="preserve">A </w:delText>
        </w:r>
      </w:del>
      <w:r w:rsidR="00D15FBA">
        <w:t>proof of concept study</w:t>
      </w:r>
      <w:commentRangeEnd w:id="28"/>
      <w:commentRangeEnd w:id="29"/>
      <w:r w:rsidR="00A65A4F">
        <w:t xml:space="preserve"> </w:t>
      </w:r>
      <w:r w:rsidR="00BA7A9A">
        <w:t xml:space="preserve">was </w:t>
      </w:r>
      <w:ins w:id="30" w:author="Willrich, Maria Alice V., Ph.D." w:date="2026-01-30T16:18:00Z" w16du:dateUtc="2026-01-30T22:18:00Z">
        <w:r w:rsidR="00E258F9">
          <w:t xml:space="preserve">to evaluate if the gel manual-read out could be automated with the help of machine </w:t>
        </w:r>
        <w:r w:rsidR="003D2073">
          <w:t>learning.</w:t>
        </w:r>
      </w:ins>
    </w:p>
    <w:p w14:paraId="1DEBDF7F" w14:textId="0180F2FB" w:rsidR="004002C1" w:rsidRDefault="004002C1" w:rsidP="007B61BD">
      <w:pPr>
        <w:rPr>
          <w:ins w:id="31" w:author="Willrich, Maria Alice V., Ph.D." w:date="2026-01-30T16:20:00Z" w16du:dateUtc="2026-01-30T22:20:00Z"/>
        </w:rPr>
      </w:pPr>
      <w:ins w:id="32" w:author="Willrich, Maria Alice V., Ph.D." w:date="2026-01-30T16:19:00Z" w16du:dateUtc="2026-01-30T22:19:00Z">
        <w:r>
          <w:t xml:space="preserve">Methods: </w:t>
        </w:r>
      </w:ins>
      <w:ins w:id="33" w:author="Willrich, Maria Alice V., Ph.D." w:date="2026-01-30T16:23:00Z" w16du:dateUtc="2026-01-30T22:23:00Z">
        <w:r w:rsidR="00E33FB6">
          <w:t>Twenty</w:t>
        </w:r>
      </w:ins>
      <w:ins w:id="34" w:author="Willrich, Maria Alice V., Ph.D." w:date="2026-01-30T16:24:00Z" w16du:dateUtc="2026-01-30T22:24:00Z">
        <w:r w:rsidR="00536E54">
          <w:t xml:space="preserve"> routine</w:t>
        </w:r>
      </w:ins>
      <w:ins w:id="35" w:author="Willrich, Maria Alice V., Ph.D." w:date="2026-01-30T16:23:00Z" w16du:dateUtc="2026-01-30T22:23:00Z">
        <w:r w:rsidR="00E33FB6">
          <w:t xml:space="preserve"> IEF gels </w:t>
        </w:r>
      </w:ins>
      <w:ins w:id="36" w:author="Willrich, Maria Alice V., Ph.D." w:date="2026-01-30T16:25:00Z" w16du:dateUtc="2026-01-30T22:25:00Z">
        <w:r w:rsidR="00536E54">
          <w:t xml:space="preserve">(360 labelled instances) </w:t>
        </w:r>
      </w:ins>
      <w:ins w:id="37" w:author="Willrich, Maria Alice V., Ph.D." w:date="2026-01-30T16:23:00Z" w16du:dateUtc="2026-01-30T22:23:00Z">
        <w:r w:rsidR="00E33FB6">
          <w:t xml:space="preserve">were </w:t>
        </w:r>
      </w:ins>
      <w:ins w:id="38" w:author="Willrich, Maria Alice V., Ph.D." w:date="2026-01-30T16:24:00Z" w16du:dateUtc="2026-01-30T22:24:00Z">
        <w:r w:rsidR="00E33FB6">
          <w:t xml:space="preserve">interpreted by expert </w:t>
        </w:r>
        <w:r w:rsidR="00536E54">
          <w:t xml:space="preserve">technologists. They were scanned and manual </w:t>
        </w:r>
      </w:ins>
      <w:ins w:id="39" w:author="Willrich, Maria Alice V., Ph.D." w:date="2026-01-30T16:25:00Z" w16du:dateUtc="2026-01-30T22:25:00Z">
        <w:r w:rsidR="00536E54">
          <w:t>review was considered truth. We then</w:t>
        </w:r>
      </w:ins>
      <w:del w:id="40" w:author="Willrich, Maria Alice V., Ph.D." w:date="2026-01-30T16:19:00Z" w16du:dateUtc="2026-01-30T22:19:00Z">
        <w:r w:rsidR="00BA7A9A" w:rsidDel="004002C1">
          <w:delText xml:space="preserve">conducted </w:delText>
        </w:r>
        <w:r w:rsidR="00A65A4F" w:rsidDel="004002C1">
          <w:delText>in which w</w:delText>
        </w:r>
      </w:del>
      <w:del w:id="41" w:author="Willrich, Maria Alice V., Ph.D." w:date="2026-01-30T16:25:00Z" w16du:dateUtc="2026-01-30T22:25:00Z">
        <w:r w:rsidR="00A65A4F" w:rsidDel="00536E54">
          <w:delText>e</w:delText>
        </w:r>
      </w:del>
      <w:r w:rsidR="00A65A4F">
        <w:t xml:space="preserve"> trained </w:t>
      </w:r>
      <w:r w:rsidR="00B8614E">
        <w:t xml:space="preserve">machine </w:t>
      </w:r>
      <w:r w:rsidR="001F4554">
        <w:t>learning</w:t>
      </w:r>
      <w:r w:rsidR="00A65A4F">
        <w:t xml:space="preserve"> model</w:t>
      </w:r>
      <w:r w:rsidR="001F4554">
        <w:t>s</w:t>
      </w:r>
      <w:r w:rsidR="00A65A4F">
        <w:t xml:space="preserve"> on </w:t>
      </w:r>
      <w:r w:rsidR="00D65BE4">
        <w:rPr>
          <w:rStyle w:val="CommentReference"/>
        </w:rPr>
        <w:commentReference w:id="28"/>
      </w:r>
      <w:r w:rsidR="00920E7D">
        <w:rPr>
          <w:rStyle w:val="CommentReference"/>
        </w:rPr>
        <w:commentReference w:id="29"/>
      </w:r>
      <w:r w:rsidR="00030395">
        <w:t>20 IEF gel</w:t>
      </w:r>
      <w:r w:rsidR="006113FE">
        <w:t xml:space="preserve"> image</w:t>
      </w:r>
      <w:r w:rsidR="00030395">
        <w:t xml:space="preserve">s </w:t>
      </w:r>
      <w:del w:id="42" w:author="Willrich, Maria Alice V., Ph.D." w:date="2026-01-30T16:25:00Z" w16du:dateUtc="2026-01-30T22:25:00Z">
        <w:r w:rsidR="006113FE" w:rsidDel="00536E54">
          <w:delText xml:space="preserve">(360 labelled instances) </w:delText>
        </w:r>
      </w:del>
      <w:r w:rsidR="006113FE">
        <w:t xml:space="preserve">to classify </w:t>
      </w:r>
      <w:r w:rsidR="0023645A">
        <w:t xml:space="preserve">AAT variant patterns into </w:t>
      </w:r>
      <w:r w:rsidR="00953596">
        <w:t>4 classes</w:t>
      </w:r>
      <w:ins w:id="43" w:author="Willrich, Maria Alice V., Ph.D." w:date="2026-01-30T16:22:00Z" w16du:dateUtc="2026-01-30T22:22:00Z">
        <w:r w:rsidR="00920E7D">
          <w:t xml:space="preserve">: </w:t>
        </w:r>
        <w:proofErr w:type="spellStart"/>
        <w:r w:rsidR="00920E7D">
          <w:t>xxxxxxxx</w:t>
        </w:r>
      </w:ins>
      <w:proofErr w:type="spellEnd"/>
      <w:r w:rsidR="0023645A">
        <w:t>.</w:t>
      </w:r>
      <w:r w:rsidR="00953596">
        <w:t xml:space="preserve"> The model was </w:t>
      </w:r>
      <w:commentRangeStart w:id="44"/>
      <w:commentRangeStart w:id="45"/>
      <w:r w:rsidR="002A06A8">
        <w:t>va</w:t>
      </w:r>
      <w:commentRangeEnd w:id="44"/>
      <w:r w:rsidR="00536E54">
        <w:rPr>
          <w:rStyle w:val="CommentReference"/>
        </w:rPr>
        <w:commentReference w:id="44"/>
      </w:r>
      <w:commentRangeEnd w:id="45"/>
      <w:r w:rsidR="00536E54">
        <w:rPr>
          <w:rStyle w:val="CommentReference"/>
        </w:rPr>
        <w:commentReference w:id="45"/>
      </w:r>
      <w:r w:rsidR="002A06A8">
        <w:t xml:space="preserve">lidated on </w:t>
      </w:r>
      <w:r w:rsidR="00B8614E">
        <w:t>109 instances</w:t>
      </w:r>
      <w:r w:rsidR="00195FCE">
        <w:t xml:space="preserve"> following preprocessing, including image registration, </w:t>
      </w:r>
      <w:r w:rsidR="00885E28">
        <w:t xml:space="preserve">background </w:t>
      </w:r>
      <w:r w:rsidR="00A5698D">
        <w:t>subtraction</w:t>
      </w:r>
      <w:r w:rsidR="00885E28">
        <w:t xml:space="preserve"> </w:t>
      </w:r>
      <w:r w:rsidR="00A5698D">
        <w:t>with</w:t>
      </w:r>
      <w:r w:rsidR="00885E28">
        <w:t xml:space="preserve"> medi</w:t>
      </w:r>
      <w:r w:rsidR="00A5698D">
        <w:t xml:space="preserve">an </w:t>
      </w:r>
      <w:r w:rsidR="00B8570E">
        <w:t>denoising</w:t>
      </w:r>
      <w:r w:rsidR="00C356C6">
        <w:t>,</w:t>
      </w:r>
      <w:r w:rsidR="00A5698D">
        <w:t xml:space="preserve"> </w:t>
      </w:r>
      <w:r w:rsidR="00A937F7">
        <w:t xml:space="preserve">and </w:t>
      </w:r>
      <w:r w:rsidR="00A5698D">
        <w:t xml:space="preserve">lane calling and </w:t>
      </w:r>
      <w:r w:rsidR="00A937F7">
        <w:t>re</w:t>
      </w:r>
      <w:r w:rsidR="00A5698D">
        <w:t>alignmen</w:t>
      </w:r>
      <w:commentRangeStart w:id="46"/>
      <w:r w:rsidR="00A5698D">
        <w:t>t</w:t>
      </w:r>
      <w:commentRangeEnd w:id="46"/>
      <w:r w:rsidR="00920E7D">
        <w:rPr>
          <w:rStyle w:val="CommentReference"/>
        </w:rPr>
        <w:commentReference w:id="46"/>
      </w:r>
      <w:r w:rsidR="00A5698D">
        <w:t>.</w:t>
      </w:r>
      <w:r w:rsidR="00FC2351">
        <w:t xml:space="preserve"> </w:t>
      </w:r>
    </w:p>
    <w:p w14:paraId="546BD660" w14:textId="77C329A4" w:rsidR="004002C1" w:rsidRDefault="004002C1" w:rsidP="007B61BD">
      <w:pPr>
        <w:rPr>
          <w:ins w:id="47" w:author="Willrich, Maria Alice V., Ph.D." w:date="2026-01-30T16:20:00Z" w16du:dateUtc="2026-01-30T22:20:00Z"/>
        </w:rPr>
      </w:pPr>
      <w:ins w:id="48" w:author="Willrich, Maria Alice V., Ph.D." w:date="2026-01-30T16:20:00Z" w16du:dateUtc="2026-01-30T22:20:00Z">
        <w:r>
          <w:t xml:space="preserve">Results: </w:t>
        </w:r>
      </w:ins>
      <w:r w:rsidR="002634E3">
        <w:t>A</w:t>
      </w:r>
      <w:r w:rsidR="007B6D82">
        <w:t xml:space="preserve"> random forest</w:t>
      </w:r>
      <w:r w:rsidR="0001571F">
        <w:t xml:space="preserve"> (RF)</w:t>
      </w:r>
      <w:r w:rsidR="007B6D82">
        <w:t xml:space="preserve"> model </w:t>
      </w:r>
      <w:r w:rsidR="00144402">
        <w:t xml:space="preserve">achieved </w:t>
      </w:r>
      <w:r w:rsidR="00306E4A">
        <w:t xml:space="preserve">67% accuracy </w:t>
      </w:r>
      <w:r w:rsidR="0015124E">
        <w:t xml:space="preserve">of the validation set </w:t>
      </w:r>
      <w:r w:rsidR="00306E4A">
        <w:t>compared to the training test set (macro-averaged precision=0.68, recall=0.57, F1-score=0.6).</w:t>
      </w:r>
      <w:r w:rsidR="0001571F">
        <w:t xml:space="preserve"> A convolutional neural network (CNN) </w:t>
      </w:r>
      <w:r w:rsidR="0015124E">
        <w:t xml:space="preserve">slightly </w:t>
      </w:r>
      <w:proofErr w:type="gramStart"/>
      <w:r w:rsidR="0001571F">
        <w:t>overfit</w:t>
      </w:r>
      <w:proofErr w:type="gramEnd"/>
      <w:r w:rsidR="0001571F">
        <w:t xml:space="preserve"> the validation set</w:t>
      </w:r>
      <w:r w:rsidR="00DD1CD7">
        <w:t xml:space="preserve"> with</w:t>
      </w:r>
      <w:r w:rsidR="00587CD4">
        <w:t xml:space="preserve"> an</w:t>
      </w:r>
      <w:r w:rsidR="00DD1CD7">
        <w:t xml:space="preserve"> accuracy of 0.</w:t>
      </w:r>
      <w:r w:rsidR="00575020">
        <w:t>7</w:t>
      </w:r>
      <w:r w:rsidR="008C6B34">
        <w:t>8</w:t>
      </w:r>
      <w:r w:rsidR="00DE0723">
        <w:t xml:space="preserve"> (training set a</w:t>
      </w:r>
      <w:r w:rsidR="00587CD4">
        <w:t>ccuracy =</w:t>
      </w:r>
      <w:r w:rsidR="008C6B34">
        <w:t xml:space="preserve"> </w:t>
      </w:r>
      <w:r w:rsidR="007F6659">
        <w:t>0.</w:t>
      </w:r>
      <w:r w:rsidR="008C6B34">
        <w:t>94</w:t>
      </w:r>
      <w:r w:rsidR="007F6659">
        <w:t xml:space="preserve">). </w:t>
      </w:r>
      <w:r w:rsidR="004A3C78">
        <w:t>The</w:t>
      </w:r>
      <w:r w:rsidR="00810508">
        <w:t xml:space="preserve"> model</w:t>
      </w:r>
      <w:r w:rsidR="005F7F3E">
        <w:t>s</w:t>
      </w:r>
      <w:r w:rsidR="00810508">
        <w:t xml:space="preserve"> performed well on the </w:t>
      </w:r>
      <w:r w:rsidR="00CB61EB">
        <w:t xml:space="preserve">most prevalent </w:t>
      </w:r>
      <w:r w:rsidR="00810508">
        <w:t>M variant (</w:t>
      </w:r>
      <w:r w:rsidR="005F7F3E">
        <w:t xml:space="preserve">RF model: </w:t>
      </w:r>
      <w:r w:rsidR="00887A55">
        <w:t>91/1</w:t>
      </w:r>
      <w:r w:rsidR="00686B66">
        <w:t>04</w:t>
      </w:r>
      <w:r w:rsidR="00887A55">
        <w:t xml:space="preserve"> correct</w:t>
      </w:r>
      <w:r w:rsidR="005F7F3E">
        <w:t>,</w:t>
      </w:r>
      <w:r w:rsidR="00686B66">
        <w:t xml:space="preserve"> </w:t>
      </w:r>
      <w:commentRangeStart w:id="49"/>
      <w:r w:rsidR="00810508">
        <w:t>recall</w:t>
      </w:r>
      <w:r w:rsidR="00A7540D">
        <w:t xml:space="preserve"> </w:t>
      </w:r>
      <w:r w:rsidR="00810508">
        <w:t>=</w:t>
      </w:r>
      <w:r w:rsidR="00A7540D">
        <w:t xml:space="preserve"> </w:t>
      </w:r>
      <w:r w:rsidR="00810508">
        <w:t>0.88</w:t>
      </w:r>
      <w:r w:rsidR="00686B66">
        <w:t>, F1</w:t>
      </w:r>
      <w:r w:rsidR="00A7540D">
        <w:t xml:space="preserve"> </w:t>
      </w:r>
      <w:r w:rsidR="00686B66">
        <w:t>=</w:t>
      </w:r>
      <w:r w:rsidR="00A7540D">
        <w:t xml:space="preserve"> </w:t>
      </w:r>
      <w:r w:rsidR="00686B66">
        <w:t>0.75</w:t>
      </w:r>
      <w:commentRangeEnd w:id="49"/>
      <w:r w:rsidR="00FD24C7">
        <w:rPr>
          <w:rStyle w:val="CommentReference"/>
        </w:rPr>
        <w:commentReference w:id="49"/>
      </w:r>
      <w:r w:rsidR="005F7F3E">
        <w:t xml:space="preserve">, CNN model: </w:t>
      </w:r>
      <w:r w:rsidR="00DD7652">
        <w:t>94/102</w:t>
      </w:r>
      <w:r w:rsidR="00686212">
        <w:t xml:space="preserve">, </w:t>
      </w:r>
      <w:r w:rsidR="00A24BCC">
        <w:t>recall</w:t>
      </w:r>
      <w:r w:rsidR="00DD7652">
        <w:t xml:space="preserve"> = 0.92</w:t>
      </w:r>
      <w:r w:rsidR="00DC472B">
        <w:t xml:space="preserve">, F1 = </w:t>
      </w:r>
      <w:r w:rsidR="00A7540D">
        <w:t>0.78</w:t>
      </w:r>
      <w:r w:rsidR="00686B66">
        <w:t>)</w:t>
      </w:r>
      <w:r w:rsidR="00CB61EB">
        <w:t xml:space="preserve"> and </w:t>
      </w:r>
      <w:r w:rsidR="000C7317">
        <w:t>the</w:t>
      </w:r>
      <w:r w:rsidR="00396FF0">
        <w:t xml:space="preserve"> highly</w:t>
      </w:r>
      <w:r w:rsidR="000C7317">
        <w:t xml:space="preserve"> distinct MZ variant</w:t>
      </w:r>
      <w:r w:rsidR="00105AB2">
        <w:t xml:space="preserve"> (</w:t>
      </w:r>
      <w:r w:rsidR="00A7540D">
        <w:t xml:space="preserve">RF model: </w:t>
      </w:r>
      <w:r w:rsidR="00105AB2">
        <w:t>22/26 correct, precision</w:t>
      </w:r>
      <w:r w:rsidR="00DC472B">
        <w:t xml:space="preserve"> </w:t>
      </w:r>
      <w:r w:rsidR="00105AB2">
        <w:t>=</w:t>
      </w:r>
      <w:r w:rsidR="00DC472B">
        <w:t xml:space="preserve"> </w:t>
      </w:r>
      <w:r w:rsidR="00105AB2">
        <w:t>0.85, recall</w:t>
      </w:r>
      <w:r w:rsidR="00DC472B">
        <w:t xml:space="preserve"> </w:t>
      </w:r>
      <w:r w:rsidR="00105AB2">
        <w:t>=</w:t>
      </w:r>
      <w:r w:rsidR="00DC472B">
        <w:t xml:space="preserve"> </w:t>
      </w:r>
      <w:r w:rsidR="00105AB2">
        <w:t>0.85, F1</w:t>
      </w:r>
      <w:r w:rsidR="00191016">
        <w:t xml:space="preserve"> </w:t>
      </w:r>
      <w:r w:rsidR="00105AB2">
        <w:t>=</w:t>
      </w:r>
      <w:r w:rsidR="00191016">
        <w:t xml:space="preserve"> </w:t>
      </w:r>
      <w:r w:rsidR="00105AB2">
        <w:t>0.85</w:t>
      </w:r>
      <w:r w:rsidR="00686212">
        <w:t>; CNN model: 18/26, precision</w:t>
      </w:r>
      <w:r w:rsidR="00DC472B">
        <w:t xml:space="preserve"> = 1.0, recall = 0.69, F1</w:t>
      </w:r>
      <w:r w:rsidR="00191016">
        <w:t xml:space="preserve"> </w:t>
      </w:r>
      <w:r w:rsidR="00DC472B">
        <w:t>=</w:t>
      </w:r>
      <w:r w:rsidR="00191016">
        <w:t xml:space="preserve"> </w:t>
      </w:r>
      <w:r w:rsidR="00DC472B">
        <w:t>0.82</w:t>
      </w:r>
      <w:r w:rsidR="00105AB2">
        <w:t>).</w:t>
      </w:r>
      <w:r w:rsidR="00B32621">
        <w:t xml:space="preserve"> </w:t>
      </w:r>
      <w:r w:rsidR="00AA550B">
        <w:t xml:space="preserve"> </w:t>
      </w:r>
      <w:del w:id="50" w:author="Willrich, Maria Alice V., Ph.D." w:date="2026-01-30T16:28:00Z" w16du:dateUtc="2026-01-30T22:28:00Z">
        <w:r w:rsidR="00AA550B" w:rsidDel="00FD24C7">
          <w:delText>H</w:delText>
        </w:r>
        <w:r w:rsidR="00686B66" w:rsidDel="00FD24C7">
          <w:delText>owever</w:delText>
        </w:r>
        <w:r w:rsidR="00CB61EB" w:rsidDel="00FD24C7">
          <w:delText>,</w:delText>
        </w:r>
        <w:r w:rsidR="00686B66" w:rsidDel="00FD24C7">
          <w:delText xml:space="preserve"> l</w:delText>
        </w:r>
      </w:del>
      <w:ins w:id="51" w:author="Willrich, Maria Alice V., Ph.D." w:date="2026-01-30T16:28:00Z" w16du:dateUtc="2026-01-30T22:28:00Z">
        <w:r w:rsidR="00FD24C7">
          <w:t>L</w:t>
        </w:r>
      </w:ins>
      <w:r w:rsidR="00686B66">
        <w:t>imited</w:t>
      </w:r>
      <w:r w:rsidR="00AA550B">
        <w:t xml:space="preserve"> number of</w:t>
      </w:r>
      <w:r w:rsidR="00686B66">
        <w:t xml:space="preserve"> </w:t>
      </w:r>
      <w:r w:rsidR="00AA550B">
        <w:t xml:space="preserve">samples led to poor performance in </w:t>
      </w:r>
      <w:r w:rsidR="00686D50">
        <w:t>highly</w:t>
      </w:r>
      <w:r w:rsidR="00D47CED">
        <w:t xml:space="preserve"> </w:t>
      </w:r>
      <w:r w:rsidR="00594B1C">
        <w:t>similar</w:t>
      </w:r>
      <w:r w:rsidR="00686D50">
        <w:t>, but underrepresented</w:t>
      </w:r>
      <w:r w:rsidR="00594B1C">
        <w:t xml:space="preserve"> </w:t>
      </w:r>
      <w:r w:rsidR="00AA550B">
        <w:t>variants</w:t>
      </w:r>
      <w:r w:rsidR="00D47CED">
        <w:t>, such as the MM1 variants (</w:t>
      </w:r>
      <w:r w:rsidR="00A7540D">
        <w:t xml:space="preserve">RF model: </w:t>
      </w:r>
      <w:r w:rsidR="001F531D">
        <w:t>12/38</w:t>
      </w:r>
      <w:r w:rsidR="00EE7FBC">
        <w:t xml:space="preserve"> correct, precision</w:t>
      </w:r>
      <w:r w:rsidR="00191016">
        <w:t xml:space="preserve"> </w:t>
      </w:r>
      <w:r w:rsidR="00EE7FBC">
        <w:t>=</w:t>
      </w:r>
      <w:r w:rsidR="00191016">
        <w:t xml:space="preserve"> </w:t>
      </w:r>
      <w:r w:rsidR="00EE7FBC">
        <w:t>0.75, recall</w:t>
      </w:r>
      <w:r w:rsidR="00191016">
        <w:t xml:space="preserve"> </w:t>
      </w:r>
      <w:r w:rsidR="00EE7FBC">
        <w:t>=</w:t>
      </w:r>
      <w:r w:rsidR="00191016">
        <w:t xml:space="preserve"> </w:t>
      </w:r>
      <w:r w:rsidR="00EE7FBC">
        <w:t>0.</w:t>
      </w:r>
      <w:r w:rsidR="00105AB2">
        <w:t>32</w:t>
      </w:r>
      <w:r w:rsidR="00BE6DF6">
        <w:t xml:space="preserve">, F1 = </w:t>
      </w:r>
      <w:r w:rsidR="00922606">
        <w:t>0.44</w:t>
      </w:r>
      <w:r w:rsidR="00A7540D">
        <w:t xml:space="preserve">; CNN model: </w:t>
      </w:r>
      <w:r w:rsidR="0090135F">
        <w:t>14/38, precision=0.50, recall=0.37</w:t>
      </w:r>
      <w:r w:rsidR="00BE6DF6">
        <w:t xml:space="preserve">, F1 = </w:t>
      </w:r>
      <w:r w:rsidR="00922606">
        <w:t>0.42</w:t>
      </w:r>
      <w:r w:rsidR="00D47CED">
        <w:t>)</w:t>
      </w:r>
      <w:r w:rsidR="00686D50">
        <w:t xml:space="preserve">, or </w:t>
      </w:r>
      <w:r w:rsidR="00D47CED">
        <w:t>rare variants (</w:t>
      </w:r>
      <w:r w:rsidR="0090135F">
        <w:t xml:space="preserve">RF model: </w:t>
      </w:r>
      <w:r w:rsidR="006245F0">
        <w:t>12/28 correct</w:t>
      </w:r>
      <w:r w:rsidR="0090135F">
        <w:t>,</w:t>
      </w:r>
      <w:r w:rsidR="006245F0">
        <w:t xml:space="preserve"> </w:t>
      </w:r>
      <w:r w:rsidR="001F531D">
        <w:t>precision</w:t>
      </w:r>
      <w:r w:rsidR="006245F0">
        <w:t>=0.</w:t>
      </w:r>
      <w:r w:rsidR="001F531D">
        <w:t>55</w:t>
      </w:r>
      <w:r w:rsidR="006245F0">
        <w:t xml:space="preserve">, </w:t>
      </w:r>
      <w:r w:rsidR="00BE6DF6">
        <w:t xml:space="preserve">recall = 0.43, </w:t>
      </w:r>
      <w:r w:rsidR="006245F0">
        <w:t>F1=</w:t>
      </w:r>
      <w:r w:rsidR="001F531D">
        <w:t>0.48</w:t>
      </w:r>
      <w:r w:rsidR="0090135F">
        <w:t xml:space="preserve">; CNN model: </w:t>
      </w:r>
      <w:r w:rsidR="00D81169">
        <w:t>9/28</w:t>
      </w:r>
      <w:r w:rsidR="0090135F">
        <w:t>, precision=0.</w:t>
      </w:r>
      <w:r w:rsidR="000205A2">
        <w:t>69</w:t>
      </w:r>
      <w:r w:rsidR="0090135F">
        <w:t xml:space="preserve">, </w:t>
      </w:r>
      <w:r w:rsidR="000205A2">
        <w:t xml:space="preserve">recall = </w:t>
      </w:r>
      <w:r w:rsidR="00BE6DF6">
        <w:t>0.32</w:t>
      </w:r>
      <w:r w:rsidR="000205A2">
        <w:t xml:space="preserve">, </w:t>
      </w:r>
      <w:r w:rsidR="0090135F">
        <w:t>F1</w:t>
      </w:r>
      <w:r w:rsidR="000205A2">
        <w:t xml:space="preserve"> </w:t>
      </w:r>
      <w:r w:rsidR="0090135F">
        <w:t>=</w:t>
      </w:r>
      <w:r w:rsidR="000205A2">
        <w:t xml:space="preserve"> </w:t>
      </w:r>
      <w:r w:rsidR="0090135F">
        <w:t>0</w:t>
      </w:r>
      <w:r w:rsidR="000205A2">
        <w:t>.44</w:t>
      </w:r>
      <w:r w:rsidR="00D47CED">
        <w:t>)</w:t>
      </w:r>
      <w:r w:rsidR="00604C57">
        <w:t xml:space="preserve">. </w:t>
      </w:r>
      <w:r w:rsidR="004D6E9D">
        <w:t>Singular value decomposition of gel images</w:t>
      </w:r>
      <w:r w:rsidR="000F6109">
        <w:t xml:space="preserve"> and </w:t>
      </w:r>
      <w:r w:rsidR="0006742B">
        <w:t>feature weight</w:t>
      </w:r>
      <w:r w:rsidR="00755ECB">
        <w:t>s</w:t>
      </w:r>
      <w:r w:rsidR="00780ABE">
        <w:t xml:space="preserve"> of our model</w:t>
      </w:r>
      <w:r w:rsidR="00755ECB">
        <w:t xml:space="preserve"> reveal c</w:t>
      </w:r>
      <w:r w:rsidR="00853FF1">
        <w:t xml:space="preserve">lassification was largely </w:t>
      </w:r>
      <w:r w:rsidR="00755ECB">
        <w:t xml:space="preserve">dominated by </w:t>
      </w:r>
      <w:r w:rsidR="00790633">
        <w:t xml:space="preserve">bands </w:t>
      </w:r>
      <w:commentRangeStart w:id="52"/>
      <w:r w:rsidR="00790633">
        <w:t>M2, M7, and M8</w:t>
      </w:r>
      <w:r w:rsidR="009435E4">
        <w:t>.</w:t>
      </w:r>
      <w:r w:rsidR="00A053A6">
        <w:t xml:space="preserve"> </w:t>
      </w:r>
      <w:commentRangeEnd w:id="52"/>
      <w:r w:rsidR="002342BB">
        <w:rPr>
          <w:rStyle w:val="CommentReference"/>
        </w:rPr>
        <w:commentReference w:id="52"/>
      </w:r>
    </w:p>
    <w:p w14:paraId="32D95502" w14:textId="54105F38" w:rsidR="007B61BD" w:rsidRDefault="004002C1" w:rsidP="007B61BD">
      <w:ins w:id="53" w:author="Willrich, Maria Alice V., Ph.D." w:date="2026-01-30T16:20:00Z" w16du:dateUtc="2026-01-30T22:20:00Z">
        <w:r>
          <w:t xml:space="preserve">Conclusions: </w:t>
        </w:r>
      </w:ins>
      <w:r w:rsidR="00AE0D68">
        <w:t xml:space="preserve">The results of </w:t>
      </w:r>
      <w:r w:rsidR="003724E1">
        <w:t xml:space="preserve">our pilot </w:t>
      </w:r>
      <w:r w:rsidR="00AE0D68">
        <w:t>data</w:t>
      </w:r>
      <w:r w:rsidR="003724E1">
        <w:t xml:space="preserve"> </w:t>
      </w:r>
      <w:r w:rsidR="00780ABE">
        <w:t>suggest</w:t>
      </w:r>
      <w:r w:rsidR="003724E1">
        <w:t xml:space="preserve"> </w:t>
      </w:r>
      <w:r w:rsidR="00780ABE">
        <w:t xml:space="preserve">that </w:t>
      </w:r>
      <w:r w:rsidR="007A1D89">
        <w:t xml:space="preserve">increased data </w:t>
      </w:r>
      <w:r w:rsidR="00AE0D68">
        <w:t xml:space="preserve">representation </w:t>
      </w:r>
      <w:del w:id="54" w:author="Willrich, Maria Alice V., Ph.D." w:date="2026-01-30T16:32:00Z" w16du:dateUtc="2026-01-30T22:32:00Z">
        <w:r w:rsidR="00AE0D68" w:rsidDel="00F16BB3">
          <w:delText xml:space="preserve">for </w:delText>
        </w:r>
      </w:del>
      <w:ins w:id="55" w:author="Willrich, Maria Alice V., Ph.D." w:date="2026-01-30T16:32:00Z" w16du:dateUtc="2026-01-30T22:32:00Z">
        <w:r w:rsidR="00F16BB3">
          <w:t xml:space="preserve">of </w:t>
        </w:r>
        <w:proofErr w:type="gramStart"/>
        <w:r w:rsidR="00F16BB3">
          <w:t xml:space="preserve">AAT </w:t>
        </w:r>
        <w:r w:rsidR="00F16BB3">
          <w:t xml:space="preserve"> </w:t>
        </w:r>
      </w:ins>
      <w:r w:rsidR="00600111">
        <w:t>variants</w:t>
      </w:r>
      <w:proofErr w:type="gramEnd"/>
      <w:r w:rsidR="00600111">
        <w:t xml:space="preserve"> </w:t>
      </w:r>
      <w:del w:id="56" w:author="Willrich, Maria Alice V., Ph.D." w:date="2026-01-30T16:29:00Z" w16du:dateUtc="2026-01-30T22:29:00Z">
        <w:r w:rsidR="00600111" w:rsidDel="002342BB">
          <w:delText xml:space="preserve">with </w:delText>
        </w:r>
        <w:r w:rsidR="00AE0D68" w:rsidDel="002342BB">
          <w:delText>ov</w:delText>
        </w:r>
        <w:r w:rsidR="00600111" w:rsidDel="002342BB">
          <w:delText xml:space="preserve">erlapping patterns or rare </w:delText>
        </w:r>
        <w:r w:rsidR="007A1D89" w:rsidDel="002342BB">
          <w:delText>features</w:delText>
        </w:r>
        <w:r w:rsidR="00100935" w:rsidDel="002342BB">
          <w:delText xml:space="preserve"> </w:delText>
        </w:r>
      </w:del>
      <w:r w:rsidR="00100935">
        <w:t>may improve model performance</w:t>
      </w:r>
      <w:ins w:id="57" w:author="Willrich, Maria Alice V., Ph.D." w:date="2026-01-30T16:29:00Z" w16du:dateUtc="2026-01-30T22:29:00Z">
        <w:r w:rsidR="002342BB">
          <w:t xml:space="preserve">, especially when coupled to </w:t>
        </w:r>
        <w:proofErr w:type="gramStart"/>
        <w:r w:rsidR="002342BB">
          <w:t>the AAT</w:t>
        </w:r>
        <w:proofErr w:type="gramEnd"/>
        <w:r w:rsidR="002342BB">
          <w:t xml:space="preserve"> concentration</w:t>
        </w:r>
      </w:ins>
      <w:r w:rsidR="00100935">
        <w:t xml:space="preserve">. </w:t>
      </w:r>
      <w:del w:id="58" w:author="Willrich, Maria Alice V., Ph.D." w:date="2026-01-30T16:30:00Z" w16du:dateUtc="2026-01-30T22:30:00Z">
        <w:r w:rsidR="00951CD2" w:rsidDel="00832A36">
          <w:delText>While a machine learning model would not replace expert analysis, t</w:delText>
        </w:r>
      </w:del>
      <w:ins w:id="59" w:author="Willrich, Maria Alice V., Ph.D." w:date="2026-01-30T16:30:00Z" w16du:dateUtc="2026-01-30T22:30:00Z">
        <w:r w:rsidR="00832A36">
          <w:t>T</w:t>
        </w:r>
      </w:ins>
      <w:r w:rsidR="00951CD2">
        <w:t xml:space="preserve">his approach </w:t>
      </w:r>
      <w:r w:rsidR="00DD01AF">
        <w:t>may</w:t>
      </w:r>
      <w:r w:rsidR="00951CD2">
        <w:t xml:space="preserve"> improve the efficiency of expert human </w:t>
      </w:r>
      <w:r w:rsidR="00951CD2">
        <w:lastRenderedPageBreak/>
        <w:t xml:space="preserve">review through </w:t>
      </w:r>
      <w:del w:id="60" w:author="Willrich, Maria Alice V., Ph.D." w:date="2026-01-30T16:32:00Z" w16du:dateUtc="2026-01-30T22:32:00Z">
        <w:r w:rsidR="00951CD2" w:rsidDel="00F16BB3">
          <w:delText xml:space="preserve">potentially </w:delText>
        </w:r>
      </w:del>
      <w:r w:rsidR="00951CD2">
        <w:t>standardizing interpretation</w:t>
      </w:r>
      <w:r w:rsidR="00280F17">
        <w:t xml:space="preserve"> and streamlining classification of common</w:t>
      </w:r>
      <w:r w:rsidR="00737D8E">
        <w:t xml:space="preserve"> and/or highly distinct</w:t>
      </w:r>
      <w:r w:rsidR="00280F17">
        <w:t xml:space="preserve"> </w:t>
      </w:r>
      <w:r w:rsidR="00191016">
        <w:t>AAT variants</w:t>
      </w:r>
      <w:ins w:id="61" w:author="Willrich, Maria Alice V., Ph.D." w:date="2026-01-30T16:30:00Z" w16du:dateUtc="2026-01-30T22:30:00Z">
        <w:r w:rsidR="00832A36">
          <w:t xml:space="preserve"> in the </w:t>
        </w:r>
        <w:proofErr w:type="gramStart"/>
        <w:r w:rsidR="00832A36">
          <w:t>short-term</w:t>
        </w:r>
      </w:ins>
      <w:ins w:id="62" w:author="Willrich, Maria Alice V., Ph.D." w:date="2026-01-30T16:31:00Z" w16du:dateUtc="2026-01-30T22:31:00Z">
        <w:r w:rsidR="00EE1BA6">
          <w:t>, and</w:t>
        </w:r>
        <w:proofErr w:type="gramEnd"/>
        <w:r w:rsidR="00EE1BA6">
          <w:t xml:space="preserve"> combined to other methods </w:t>
        </w:r>
      </w:ins>
      <w:ins w:id="63" w:author="Willrich, Maria Alice V., Ph.D." w:date="2026-01-30T16:32:00Z" w16du:dateUtc="2026-01-30T22:32:00Z">
        <w:r w:rsidR="00F16BB3">
          <w:t xml:space="preserve">can decrease the burden of this manual laboratory assay. </w:t>
        </w:r>
      </w:ins>
      <w:ins w:id="64" w:author="Willrich, Maria Alice V., Ph.D." w:date="2026-01-30T16:31:00Z" w16du:dateUtc="2026-01-30T22:31:00Z">
        <w:r w:rsidR="00EE1BA6">
          <w:t xml:space="preserve"> </w:t>
        </w:r>
      </w:ins>
      <w:del w:id="65" w:author="Willrich, Maria Alice V., Ph.D." w:date="2026-01-30T16:31:00Z" w16du:dateUtc="2026-01-30T22:31:00Z">
        <w:r w:rsidR="00737D8E" w:rsidDel="00EE1BA6">
          <w:delText>.</w:delText>
        </w:r>
      </w:del>
    </w:p>
    <w:sectPr w:rsidR="007B6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llrich, Maria Alice V., Ph.D." w:date="2026-01-30T16:11:00Z" w:initials="MW">
    <w:p w14:paraId="496583CF" w14:textId="77777777" w:rsidR="00D42922" w:rsidRDefault="00D42922" w:rsidP="00D42922">
      <w:pPr>
        <w:pStyle w:val="CommentText"/>
        <w:numPr>
          <w:ilvl w:val="0"/>
          <w:numId w:val="1"/>
        </w:numPr>
        <w:ind w:left="720"/>
      </w:pPr>
      <w:r>
        <w:rPr>
          <w:rStyle w:val="CommentReference"/>
        </w:rPr>
        <w:annotationRef/>
      </w:r>
      <w:r>
        <w:t xml:space="preserve">Guideline: less than 450 words. </w:t>
      </w:r>
      <w:r>
        <w:rPr>
          <w:color w:val="505050"/>
          <w:highlight w:val="white"/>
        </w:rPr>
        <w:t>The abstract should consist of text only (no graphs or tables). It should be a single paragraph. The abstract is a brief distillation of your work and should be as informative as possible, including:</w:t>
      </w:r>
    </w:p>
    <w:p w14:paraId="567E7118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sentence stating the study’s specific objectives;</w:t>
      </w:r>
    </w:p>
    <w:p w14:paraId="4BC577D7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brief statement of the methods;</w:t>
      </w:r>
    </w:p>
    <w:p w14:paraId="71934FF0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a summary of the results obtained;</w:t>
      </w:r>
    </w:p>
    <w:p w14:paraId="3A5D326F" w14:textId="77777777" w:rsidR="00D42922" w:rsidRDefault="00D42922" w:rsidP="00D42922">
      <w:pPr>
        <w:pStyle w:val="CommentText"/>
        <w:numPr>
          <w:ilvl w:val="1"/>
          <w:numId w:val="1"/>
        </w:numPr>
      </w:pPr>
      <w:r>
        <w:rPr>
          <w:color w:val="505050"/>
          <w:highlight w:val="white"/>
        </w:rPr>
        <w:t>the conclusions based on the results.</w:t>
      </w:r>
    </w:p>
  </w:comment>
  <w:comment w:id="28" w:author="Vieni, Casey R., M.D., Ph.D." w:date="2026-01-26T16:21:00Z" w:initials="CV">
    <w:p w14:paraId="1B3E13F5" w14:textId="1FD92CA9" w:rsidR="00D65BE4" w:rsidRDefault="00D65BE4" w:rsidP="00D65BE4">
      <w:pPr>
        <w:pStyle w:val="CommentText"/>
      </w:pPr>
      <w:r>
        <w:rPr>
          <w:rStyle w:val="CommentReference"/>
        </w:rPr>
        <w:annotationRef/>
      </w:r>
      <w:r>
        <w:t>Not sure if we should remove this? I included “proof of concept” as a way to explain why we have so few gels</w:t>
      </w:r>
    </w:p>
  </w:comment>
  <w:comment w:id="29" w:author="Willrich, Maria Alice V., Ph.D." w:date="2026-01-30T16:22:00Z" w:initials="MW">
    <w:p w14:paraId="2A60461F" w14:textId="77777777" w:rsidR="00920E7D" w:rsidRDefault="00920E7D" w:rsidP="00920E7D">
      <w:pPr>
        <w:pStyle w:val="CommentText"/>
      </w:pPr>
      <w:r>
        <w:rPr>
          <w:rStyle w:val="CommentReference"/>
        </w:rPr>
        <w:annotationRef/>
      </w:r>
      <w:r>
        <w:t>I like this</w:t>
      </w:r>
    </w:p>
  </w:comment>
  <w:comment w:id="44" w:author="Willrich, Maria Alice V., Ph.D." w:date="2026-01-30T16:25:00Z" w:initials="MW">
    <w:p w14:paraId="3C1F5193" w14:textId="77777777" w:rsidR="00536E54" w:rsidRDefault="00536E54" w:rsidP="00536E54">
      <w:pPr>
        <w:pStyle w:val="CommentText"/>
      </w:pPr>
      <w:r>
        <w:rPr>
          <w:rStyle w:val="CommentReference"/>
        </w:rPr>
        <w:annotationRef/>
      </w:r>
      <w:r>
        <w:t>What happened to the other instances?</w:t>
      </w:r>
    </w:p>
  </w:comment>
  <w:comment w:id="45" w:author="Willrich, Maria Alice V., Ph.D." w:date="2026-01-30T16:26:00Z" w:initials="MW">
    <w:p w14:paraId="0E16D20F" w14:textId="77777777" w:rsidR="00536E54" w:rsidRDefault="00536E54" w:rsidP="00536E54">
      <w:pPr>
        <w:pStyle w:val="CommentText"/>
      </w:pPr>
      <w:r>
        <w:rPr>
          <w:rStyle w:val="CommentReference"/>
        </w:rPr>
        <w:annotationRef/>
      </w:r>
      <w:r>
        <w:t>Where is the training information?</w:t>
      </w:r>
    </w:p>
  </w:comment>
  <w:comment w:id="46" w:author="Willrich, Maria Alice V., Ph.D." w:date="2026-01-30T16:23:00Z" w:initials="MW">
    <w:p w14:paraId="46C222C0" w14:textId="29C45043" w:rsidR="00920E7D" w:rsidRDefault="00920E7D" w:rsidP="00920E7D">
      <w:pPr>
        <w:pStyle w:val="CommentText"/>
      </w:pPr>
      <w:r>
        <w:rPr>
          <w:rStyle w:val="CommentReference"/>
        </w:rPr>
        <w:annotationRef/>
      </w:r>
      <w:r>
        <w:t xml:space="preserve">I think we need a little more detail here on the methods. </w:t>
      </w:r>
    </w:p>
  </w:comment>
  <w:comment w:id="49" w:author="Willrich, Maria Alice V., Ph.D." w:date="2026-01-30T16:28:00Z" w:initials="MW">
    <w:p w14:paraId="17F867AA" w14:textId="77777777" w:rsidR="00FD24C7" w:rsidRDefault="00FD24C7" w:rsidP="00FD24C7">
      <w:pPr>
        <w:pStyle w:val="CommentText"/>
      </w:pPr>
      <w:r>
        <w:rPr>
          <w:rStyle w:val="CommentReference"/>
        </w:rPr>
        <w:annotationRef/>
      </w:r>
      <w:r>
        <w:t>I am not familiar with these metrics. I may have to learn fast, considering the evolution of the field. I wonder if we can add a brief explanation to help reviewers gain context, or if necessary for the interp of the data overall?</w:t>
      </w:r>
    </w:p>
  </w:comment>
  <w:comment w:id="52" w:author="Willrich, Maria Alice V., Ph.D." w:date="2026-01-30T16:29:00Z" w:initials="MW">
    <w:p w14:paraId="0D268F81" w14:textId="77777777" w:rsidR="002342BB" w:rsidRDefault="002342BB" w:rsidP="002342BB">
      <w:pPr>
        <w:pStyle w:val="CommentText"/>
      </w:pPr>
      <w:r>
        <w:rPr>
          <w:rStyle w:val="CommentReference"/>
        </w:rPr>
        <w:annotationRef/>
      </w:r>
      <w:r>
        <w:t xml:space="preserve">You have not described them before.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5D326F" w15:done="0"/>
  <w15:commentEx w15:paraId="1B3E13F5" w15:done="0"/>
  <w15:commentEx w15:paraId="2A60461F" w15:paraIdParent="1B3E13F5" w15:done="0"/>
  <w15:commentEx w15:paraId="3C1F5193" w15:done="0"/>
  <w15:commentEx w15:paraId="0E16D20F" w15:paraIdParent="3C1F5193" w15:done="0"/>
  <w15:commentEx w15:paraId="46C222C0" w15:done="0"/>
  <w15:commentEx w15:paraId="17F867AA" w15:done="0"/>
  <w15:commentEx w15:paraId="0D268F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B69EF22" w16cex:dateUtc="2026-01-30T22:11:00Z"/>
  <w16cex:commentExtensible w16cex:durableId="2E2C0CCB" w16cex:dateUtc="2026-01-26T22:21:00Z"/>
  <w16cex:commentExtensible w16cex:durableId="0FECCCD3" w16cex:dateUtc="2026-01-30T22:22:00Z"/>
  <w16cex:commentExtensible w16cex:durableId="7E4D7546" w16cex:dateUtc="2026-01-30T22:25:00Z"/>
  <w16cex:commentExtensible w16cex:durableId="04087FE4" w16cex:dateUtc="2026-01-30T22:26:00Z"/>
  <w16cex:commentExtensible w16cex:durableId="2E3D2BA2" w16cex:dateUtc="2026-01-30T22:23:00Z"/>
  <w16cex:commentExtensible w16cex:durableId="5DBAE89C" w16cex:dateUtc="2026-01-30T22:28:00Z"/>
  <w16cex:commentExtensible w16cex:durableId="609B6172" w16cex:dateUtc="2026-01-30T2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5D326F" w16cid:durableId="6B69EF22"/>
  <w16cid:commentId w16cid:paraId="1B3E13F5" w16cid:durableId="2E2C0CCB"/>
  <w16cid:commentId w16cid:paraId="2A60461F" w16cid:durableId="0FECCCD3"/>
  <w16cid:commentId w16cid:paraId="3C1F5193" w16cid:durableId="7E4D7546"/>
  <w16cid:commentId w16cid:paraId="0E16D20F" w16cid:durableId="04087FE4"/>
  <w16cid:commentId w16cid:paraId="46C222C0" w16cid:durableId="2E3D2BA2"/>
  <w16cid:commentId w16cid:paraId="17F867AA" w16cid:durableId="5DBAE89C"/>
  <w16cid:commentId w16cid:paraId="0D268F81" w16cid:durableId="609B61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864B4"/>
    <w:multiLevelType w:val="hybridMultilevel"/>
    <w:tmpl w:val="D292E0DC"/>
    <w:lvl w:ilvl="0" w:tplc="92AA0172">
      <w:start w:val="1"/>
      <w:numFmt w:val="decimal"/>
      <w:lvlText w:val="%1."/>
      <w:lvlJc w:val="left"/>
      <w:pPr>
        <w:ind w:left="1440" w:hanging="360"/>
      </w:pPr>
    </w:lvl>
    <w:lvl w:ilvl="1" w:tplc="DBBE9B2A">
      <w:start w:val="1"/>
      <w:numFmt w:val="decimal"/>
      <w:lvlText w:val="%2."/>
      <w:lvlJc w:val="left"/>
      <w:pPr>
        <w:ind w:left="1800" w:hanging="360"/>
      </w:pPr>
    </w:lvl>
    <w:lvl w:ilvl="2" w:tplc="A12A77CE">
      <w:start w:val="1"/>
      <w:numFmt w:val="decimal"/>
      <w:lvlText w:val="%3."/>
      <w:lvlJc w:val="left"/>
      <w:pPr>
        <w:ind w:left="1440" w:hanging="360"/>
      </w:pPr>
    </w:lvl>
    <w:lvl w:ilvl="3" w:tplc="85CA0A2E">
      <w:start w:val="1"/>
      <w:numFmt w:val="decimal"/>
      <w:lvlText w:val="%4."/>
      <w:lvlJc w:val="left"/>
      <w:pPr>
        <w:ind w:left="1440" w:hanging="360"/>
      </w:pPr>
    </w:lvl>
    <w:lvl w:ilvl="4" w:tplc="E8187332">
      <w:start w:val="1"/>
      <w:numFmt w:val="decimal"/>
      <w:lvlText w:val="%5."/>
      <w:lvlJc w:val="left"/>
      <w:pPr>
        <w:ind w:left="1440" w:hanging="360"/>
      </w:pPr>
    </w:lvl>
    <w:lvl w:ilvl="5" w:tplc="BFFA7B3A">
      <w:start w:val="1"/>
      <w:numFmt w:val="decimal"/>
      <w:lvlText w:val="%6."/>
      <w:lvlJc w:val="left"/>
      <w:pPr>
        <w:ind w:left="1440" w:hanging="360"/>
      </w:pPr>
    </w:lvl>
    <w:lvl w:ilvl="6" w:tplc="E842EFA8">
      <w:start w:val="1"/>
      <w:numFmt w:val="decimal"/>
      <w:lvlText w:val="%7."/>
      <w:lvlJc w:val="left"/>
      <w:pPr>
        <w:ind w:left="1440" w:hanging="360"/>
      </w:pPr>
    </w:lvl>
    <w:lvl w:ilvl="7" w:tplc="8DFA5AE2">
      <w:start w:val="1"/>
      <w:numFmt w:val="decimal"/>
      <w:lvlText w:val="%8."/>
      <w:lvlJc w:val="left"/>
      <w:pPr>
        <w:ind w:left="1440" w:hanging="360"/>
      </w:pPr>
    </w:lvl>
    <w:lvl w:ilvl="8" w:tplc="E42CF39C">
      <w:start w:val="1"/>
      <w:numFmt w:val="decimal"/>
      <w:lvlText w:val="%9."/>
      <w:lvlJc w:val="left"/>
      <w:pPr>
        <w:ind w:left="1440" w:hanging="360"/>
      </w:pPr>
    </w:lvl>
  </w:abstractNum>
  <w:num w:numId="1" w16cid:durableId="66906664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llrich, Maria Alice V., Ph.D.">
    <w15:presenceInfo w15:providerId="AD" w15:userId="S::willrich.mariaalice@mayo.edu::7dbeb18d-39ac-42ee-8c4b-560b50f2222d"/>
  </w15:person>
  <w15:person w15:author="Vieni, Casey R., M.D., Ph.D.">
    <w15:presenceInfo w15:providerId="AD" w15:userId="S::vieni.casey@mayo.edu::068a8fac-68a0-4dac-a1c8-6b6c4fcfbff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01"/>
    <w:rsid w:val="0001571F"/>
    <w:rsid w:val="00016BFA"/>
    <w:rsid w:val="000205A2"/>
    <w:rsid w:val="00030395"/>
    <w:rsid w:val="000408ED"/>
    <w:rsid w:val="0006742B"/>
    <w:rsid w:val="000C2079"/>
    <w:rsid w:val="000C7317"/>
    <w:rsid w:val="000F6109"/>
    <w:rsid w:val="00100935"/>
    <w:rsid w:val="00105AB2"/>
    <w:rsid w:val="00130CA7"/>
    <w:rsid w:val="00144402"/>
    <w:rsid w:val="0015124E"/>
    <w:rsid w:val="00151E08"/>
    <w:rsid w:val="00191016"/>
    <w:rsid w:val="00195FCE"/>
    <w:rsid w:val="001C5D44"/>
    <w:rsid w:val="001E1A33"/>
    <w:rsid w:val="001F4554"/>
    <w:rsid w:val="001F531D"/>
    <w:rsid w:val="00227459"/>
    <w:rsid w:val="002342BB"/>
    <w:rsid w:val="002347F2"/>
    <w:rsid w:val="0023645A"/>
    <w:rsid w:val="002634E3"/>
    <w:rsid w:val="00280F17"/>
    <w:rsid w:val="002A06A8"/>
    <w:rsid w:val="002A0990"/>
    <w:rsid w:val="002A1E63"/>
    <w:rsid w:val="002E1DF2"/>
    <w:rsid w:val="002E5FD5"/>
    <w:rsid w:val="00306E4A"/>
    <w:rsid w:val="00335D01"/>
    <w:rsid w:val="003406CE"/>
    <w:rsid w:val="00346681"/>
    <w:rsid w:val="003724E1"/>
    <w:rsid w:val="0037577B"/>
    <w:rsid w:val="00396FF0"/>
    <w:rsid w:val="003A21C0"/>
    <w:rsid w:val="003D1782"/>
    <w:rsid w:val="003D2073"/>
    <w:rsid w:val="003D4D96"/>
    <w:rsid w:val="003E39B4"/>
    <w:rsid w:val="004002C1"/>
    <w:rsid w:val="00437915"/>
    <w:rsid w:val="004A3C78"/>
    <w:rsid w:val="004C31A8"/>
    <w:rsid w:val="004C3FEA"/>
    <w:rsid w:val="004D6E9D"/>
    <w:rsid w:val="004E2D5C"/>
    <w:rsid w:val="00500B3C"/>
    <w:rsid w:val="00532E6C"/>
    <w:rsid w:val="00536E54"/>
    <w:rsid w:val="00575020"/>
    <w:rsid w:val="00587CD4"/>
    <w:rsid w:val="00594B1C"/>
    <w:rsid w:val="00597273"/>
    <w:rsid w:val="005A32E3"/>
    <w:rsid w:val="005F7F3E"/>
    <w:rsid w:val="00600111"/>
    <w:rsid w:val="00604C57"/>
    <w:rsid w:val="006113FE"/>
    <w:rsid w:val="00614550"/>
    <w:rsid w:val="006245F0"/>
    <w:rsid w:val="006447F1"/>
    <w:rsid w:val="00686212"/>
    <w:rsid w:val="00686B66"/>
    <w:rsid w:val="00686D50"/>
    <w:rsid w:val="00737D8E"/>
    <w:rsid w:val="00755ECB"/>
    <w:rsid w:val="00780ABE"/>
    <w:rsid w:val="00790633"/>
    <w:rsid w:val="00793433"/>
    <w:rsid w:val="007A1D89"/>
    <w:rsid w:val="007B61BD"/>
    <w:rsid w:val="007B6D82"/>
    <w:rsid w:val="007F6659"/>
    <w:rsid w:val="007F7FC3"/>
    <w:rsid w:val="00810508"/>
    <w:rsid w:val="00823DC9"/>
    <w:rsid w:val="00832A36"/>
    <w:rsid w:val="00853FF1"/>
    <w:rsid w:val="00885E28"/>
    <w:rsid w:val="00887A55"/>
    <w:rsid w:val="008A2738"/>
    <w:rsid w:val="008C2A75"/>
    <w:rsid w:val="008C6B34"/>
    <w:rsid w:val="008E1A7D"/>
    <w:rsid w:val="008F4E8D"/>
    <w:rsid w:val="0090135F"/>
    <w:rsid w:val="00920E7D"/>
    <w:rsid w:val="00922606"/>
    <w:rsid w:val="009435E4"/>
    <w:rsid w:val="00951CD2"/>
    <w:rsid w:val="00953596"/>
    <w:rsid w:val="0099020E"/>
    <w:rsid w:val="009C4FF3"/>
    <w:rsid w:val="00A053A6"/>
    <w:rsid w:val="00A24BCC"/>
    <w:rsid w:val="00A5698D"/>
    <w:rsid w:val="00A65A4F"/>
    <w:rsid w:val="00A7540D"/>
    <w:rsid w:val="00A937F7"/>
    <w:rsid w:val="00AA550B"/>
    <w:rsid w:val="00AD2B67"/>
    <w:rsid w:val="00AE0D68"/>
    <w:rsid w:val="00B32621"/>
    <w:rsid w:val="00B8570E"/>
    <w:rsid w:val="00B8614E"/>
    <w:rsid w:val="00BA7A9A"/>
    <w:rsid w:val="00BE2618"/>
    <w:rsid w:val="00BE6DF6"/>
    <w:rsid w:val="00C356C6"/>
    <w:rsid w:val="00C35E73"/>
    <w:rsid w:val="00C93261"/>
    <w:rsid w:val="00CB61EB"/>
    <w:rsid w:val="00CC190E"/>
    <w:rsid w:val="00CC48B1"/>
    <w:rsid w:val="00D14FAA"/>
    <w:rsid w:val="00D15FBA"/>
    <w:rsid w:val="00D42922"/>
    <w:rsid w:val="00D47CED"/>
    <w:rsid w:val="00D552D4"/>
    <w:rsid w:val="00D65BE4"/>
    <w:rsid w:val="00D81169"/>
    <w:rsid w:val="00DC472B"/>
    <w:rsid w:val="00DD01AF"/>
    <w:rsid w:val="00DD1CD7"/>
    <w:rsid w:val="00DD7652"/>
    <w:rsid w:val="00DE0723"/>
    <w:rsid w:val="00DF1DDE"/>
    <w:rsid w:val="00E258F9"/>
    <w:rsid w:val="00E27F49"/>
    <w:rsid w:val="00E337C1"/>
    <w:rsid w:val="00E33FB6"/>
    <w:rsid w:val="00E5727A"/>
    <w:rsid w:val="00EE1BA6"/>
    <w:rsid w:val="00EE7FBC"/>
    <w:rsid w:val="00F16BB3"/>
    <w:rsid w:val="00FC2351"/>
    <w:rsid w:val="00FD24C7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602DA"/>
  <w15:chartTrackingRefBased/>
  <w15:docId w15:val="{BC54CCB5-CE16-464F-90C3-70D214DD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5B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5B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5B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B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BE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C20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511</Words>
  <Characters>3006</Characters>
  <Application>Microsoft Office Word</Application>
  <DocSecurity>0</DocSecurity>
  <Lines>43</Lines>
  <Paragraphs>4</Paragraphs>
  <ScaleCrop>false</ScaleCrop>
  <Company>Mayo Clinic</Company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Vieni, Casey R., M.D., Ph.D.</dc:creator>
  <cp:keywords/>
  <dc:description/>
  <cp:lastModifiedBy>Willrich, Maria Alice V., Ph.D.</cp:lastModifiedBy>
  <cp:revision>2</cp:revision>
  <dcterms:created xsi:type="dcterms:W3CDTF">2026-01-30T22:33:00Z</dcterms:created>
  <dcterms:modified xsi:type="dcterms:W3CDTF">2026-01-30T22:33:00Z</dcterms:modified>
</cp:coreProperties>
</file>