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E1FC" w14:textId="08D6F15D" w:rsidR="008A2738" w:rsidRDefault="00C35E73" w:rsidP="00500B3C">
      <w:commentRangeStart w:id="0"/>
      <w:r>
        <w:t>A</w:t>
      </w:r>
      <w:commentRangeEnd w:id="0"/>
      <w:r w:rsidR="00D42922">
        <w:rPr>
          <w:rStyle w:val="CommentReference"/>
        </w:rPr>
        <w:commentReference w:id="0"/>
      </w:r>
      <w:r>
        <w:t xml:space="preserve">utomated </w:t>
      </w:r>
      <w:r w:rsidR="00CC190E">
        <w:t>I</w:t>
      </w:r>
      <w:r w:rsidR="003406CE">
        <w:t xml:space="preserve">soelectric </w:t>
      </w:r>
      <w:r w:rsidR="00CC190E">
        <w:t>F</w:t>
      </w:r>
      <w:r w:rsidR="003406CE">
        <w:t>ocusing</w:t>
      </w:r>
      <w:r>
        <w:t xml:space="preserve"> </w:t>
      </w:r>
      <w:r w:rsidR="003406CE">
        <w:t xml:space="preserve">Image Analysis for Improved Diagnosis and Classification of </w:t>
      </w:r>
      <w:r w:rsidR="003406CE" w:rsidRPr="00335D01">
        <w:t>α1-Antitrypsin</w:t>
      </w:r>
      <w:r w:rsidR="003406CE">
        <w:t xml:space="preserve"> deficiency</w:t>
      </w:r>
    </w:p>
    <w:p w14:paraId="3568F552" w14:textId="09B27266" w:rsidR="00500B3C" w:rsidRPr="00EE1EFE" w:rsidRDefault="00500B3C" w:rsidP="00500B3C">
      <w:r>
        <w:t xml:space="preserve">Casey Vieni, Laura </w:t>
      </w:r>
      <w:r w:rsidR="00E337C1">
        <w:t>Eck</w:t>
      </w:r>
      <w:r w:rsidR="000408ED">
        <w:t xml:space="preserve">elkamp, Jon Coker, Alex Popp, </w:t>
      </w:r>
      <w:r w:rsidR="00920E7D">
        <w:t xml:space="preserve">Melissa Snyder, David Murray, </w:t>
      </w:r>
      <w:r w:rsidR="000408ED">
        <w:t>Patrick Vanderboom, Maria</w:t>
      </w:r>
      <w:r w:rsidR="008A2738">
        <w:t xml:space="preserve"> Willrich</w:t>
      </w:r>
      <w:r>
        <w:t xml:space="preserve"> </w:t>
      </w:r>
    </w:p>
    <w:p w14:paraId="132CD9D7" w14:textId="77777777" w:rsidR="00500B3C" w:rsidRDefault="00500B3C"/>
    <w:p w14:paraId="5E53F3DB" w14:textId="10AFDCD5" w:rsidR="004002C1" w:rsidRDefault="00A10D89" w:rsidP="007B61BD">
      <w:r>
        <w:t xml:space="preserve">Introduction: </w:t>
      </w:r>
      <w:r w:rsidR="00335D01" w:rsidRPr="00335D01">
        <w:t>α1-Antitrypsin (AAT) deficiency</w:t>
      </w:r>
      <w:r w:rsidR="00335D01">
        <w:t xml:space="preserve">, </w:t>
      </w:r>
      <w:r w:rsidR="007B61BD">
        <w:t>results</w:t>
      </w:r>
      <w:r w:rsidR="00335D01">
        <w:t xml:space="preserve"> in increased activity of neutrophil elastase, </w:t>
      </w:r>
      <w:r w:rsidR="003D2073">
        <w:t>with</w:t>
      </w:r>
      <w:r w:rsidR="00335D01">
        <w:t xml:space="preserve"> early onset emphysema and chronic obstructive pulmonary disease. </w:t>
      </w:r>
      <w:r w:rsidR="008E1A7D">
        <w:t xml:space="preserve">AAT is measured by nephelometry and turbidimetry. Low concentrations of </w:t>
      </w:r>
      <w:r w:rsidR="003D2073">
        <w:t>AAT</w:t>
      </w:r>
      <w:r w:rsidR="008E1A7D">
        <w:t xml:space="preserve"> </w:t>
      </w:r>
      <w:r w:rsidR="004C31A8">
        <w:t xml:space="preserve">require additional investigation. </w:t>
      </w:r>
      <w:r w:rsidR="00437915">
        <w:t>AAT phenotyping i</w:t>
      </w:r>
      <w:r w:rsidR="00597273">
        <w:t>s an</w:t>
      </w:r>
      <w:r w:rsidR="00BE2618">
        <w:t xml:space="preserve"> </w:t>
      </w:r>
      <w:r w:rsidR="00335D01">
        <w:t>isoelectric focusing (IEF)</w:t>
      </w:r>
      <w:r w:rsidR="00597273">
        <w:t xml:space="preserve"> method to characterize </w:t>
      </w:r>
      <w:r w:rsidR="005C6488">
        <w:t xml:space="preserve">the </w:t>
      </w:r>
      <w:r w:rsidR="00597273">
        <w:t xml:space="preserve">mobility patterns of </w:t>
      </w:r>
      <w:r w:rsidR="0026199D">
        <w:t>normal</w:t>
      </w:r>
      <w:r w:rsidR="00597273">
        <w:t xml:space="preserve"> and variant alleles</w:t>
      </w:r>
      <w:r w:rsidR="008F4E8D">
        <w:t xml:space="preserve">. </w:t>
      </w:r>
      <w:ins w:id="1" w:author="Vieni, Casey R., M.D., Ph.D." w:date="2026-02-02T16:01:00Z" w16du:dateUtc="2026-02-02T22:01:00Z">
        <w:r w:rsidR="001802ED">
          <w:t>S</w:t>
        </w:r>
      </w:ins>
      <w:ins w:id="2" w:author="Vieni, Casey R., M.D., Ph.D." w:date="2026-02-02T15:56:00Z" w16du:dateUtc="2026-02-02T21:56:00Z">
        <w:r w:rsidR="00635C2E">
          <w:t xml:space="preserve">ome allele variants are associated with reduced AAT (S), or pathogenic, misfolded (Z) proteins </w:t>
        </w:r>
        <w:commentRangeStart w:id="3"/>
        <w:r w:rsidR="00635C2E" w:rsidRPr="00B91E44">
          <w:t>compared to the normal M alleles</w:t>
        </w:r>
      </w:ins>
      <w:commentRangeEnd w:id="3"/>
      <w:r w:rsidR="00B91E44">
        <w:rPr>
          <w:rStyle w:val="CommentReference"/>
        </w:rPr>
        <w:commentReference w:id="3"/>
      </w:r>
      <w:ins w:id="4" w:author="Vieni, Casey R., M.D., Ph.D." w:date="2026-02-02T15:56:00Z" w16du:dateUtc="2026-02-02T21:56:00Z">
        <w:r w:rsidR="00635C2E">
          <w:t xml:space="preserve">. </w:t>
        </w:r>
      </w:ins>
      <w:r w:rsidR="003D1782" w:rsidRPr="00001D60">
        <w:t xml:space="preserve"> </w:t>
      </w:r>
      <w:r w:rsidR="00AD3E62" w:rsidRPr="00001D60">
        <w:t>A</w:t>
      </w:r>
      <w:r w:rsidR="003D1782" w:rsidRPr="00001D60">
        <w:t>mino</w:t>
      </w:r>
      <w:r w:rsidR="002E5FD5" w:rsidRPr="00001D60">
        <w:t xml:space="preserve"> </w:t>
      </w:r>
      <w:r w:rsidR="003D1782" w:rsidRPr="00001D60">
        <w:t xml:space="preserve">acid substitutions and </w:t>
      </w:r>
      <w:ins w:id="5" w:author="Vieni, Casey R., M.D., Ph.D." w:date="2026-02-02T16:11:00Z" w16du:dateUtc="2026-02-02T22:11:00Z">
        <w:r w:rsidR="00020658" w:rsidRPr="00001D60">
          <w:t xml:space="preserve">various </w:t>
        </w:r>
      </w:ins>
      <w:r w:rsidR="003D1782" w:rsidRPr="00001D60">
        <w:t>glycoforms</w:t>
      </w:r>
      <w:ins w:id="6" w:author="Vieni, Casey R., M.D., Ph.D." w:date="2026-02-02T16:10:00Z" w16du:dateUtc="2026-02-02T22:10:00Z">
        <w:r w:rsidR="00AD3E62" w:rsidRPr="00001D60">
          <w:t xml:space="preserve"> lead to different IEF patterns</w:t>
        </w:r>
      </w:ins>
      <w:ins w:id="7" w:author="Vieni, Casey R., M.D., Ph.D." w:date="2026-02-02T16:11:00Z" w16du:dateUtc="2026-02-02T22:11:00Z">
        <w:r w:rsidR="00020658">
          <w:t xml:space="preserve"> with variation in </w:t>
        </w:r>
      </w:ins>
      <w:ins w:id="8" w:author="Vieni, Casey R., M.D., Ph.D." w:date="2026-02-02T21:10:00Z" w16du:dateUtc="2026-02-03T03:10:00Z">
        <w:r w:rsidR="00653B8E">
          <w:t xml:space="preserve">major and minor </w:t>
        </w:r>
      </w:ins>
      <w:ins w:id="9" w:author="Vieni, Casey R., M.D., Ph.D." w:date="2026-02-02T16:01:00Z" w16du:dateUtc="2026-02-02T22:01:00Z">
        <w:r w:rsidR="004E0E49">
          <w:t xml:space="preserve">band </w:t>
        </w:r>
      </w:ins>
      <w:ins w:id="10" w:author="Vieni, Casey R., M.D., Ph.D." w:date="2026-02-02T16:11:00Z" w16du:dateUtc="2026-02-02T22:11:00Z">
        <w:r w:rsidR="00020658">
          <w:t>migration</w:t>
        </w:r>
      </w:ins>
      <w:r w:rsidR="003D1782">
        <w:t xml:space="preserve">. </w:t>
      </w:r>
      <w:del w:id="11" w:author="Vieni, Casey R., M.D., Ph.D." w:date="2026-02-02T21:16:00Z" w16du:dateUtc="2026-02-03T03:16:00Z">
        <w:r w:rsidR="00E258F9" w:rsidDel="002315CF">
          <w:delText>The objective of t</w:delText>
        </w:r>
      </w:del>
      <w:ins w:id="12" w:author="Vieni, Casey R., M.D., Ph.D." w:date="2026-02-02T21:16:00Z" w16du:dateUtc="2026-02-03T03:16:00Z">
        <w:r w:rsidR="002315CF">
          <w:t>T</w:t>
        </w:r>
      </w:ins>
      <w:r w:rsidR="00E258F9">
        <w:t xml:space="preserve">his </w:t>
      </w:r>
      <w:r w:rsidR="00D15FBA">
        <w:t xml:space="preserve">proof </w:t>
      </w:r>
      <w:r w:rsidR="0026199D">
        <w:t>of concept</w:t>
      </w:r>
      <w:r w:rsidR="00D15FBA">
        <w:t xml:space="preserve"> study</w:t>
      </w:r>
      <w:r w:rsidR="00A65A4F">
        <w:t xml:space="preserve"> </w:t>
      </w:r>
      <w:del w:id="13" w:author="Vieni, Casey R., M.D., Ph.D." w:date="2026-02-02T21:16:00Z" w16du:dateUtc="2026-02-03T03:16:00Z">
        <w:r w:rsidR="00BA7A9A" w:rsidDel="002315CF">
          <w:delText xml:space="preserve">was </w:delText>
        </w:r>
        <w:r w:rsidR="00E258F9" w:rsidDel="002315CF">
          <w:delText xml:space="preserve">to </w:delText>
        </w:r>
      </w:del>
      <w:r w:rsidR="00E258F9">
        <w:t>evaluate</w:t>
      </w:r>
      <w:ins w:id="14" w:author="Vieni, Casey R., M.D., Ph.D." w:date="2026-02-02T21:16:00Z" w16du:dateUtc="2026-02-03T03:16:00Z">
        <w:r w:rsidR="002315CF">
          <w:t>d</w:t>
        </w:r>
      </w:ins>
      <w:r w:rsidR="00E258F9">
        <w:t xml:space="preserve"> if </w:t>
      </w:r>
      <w:del w:id="15" w:author="Vieni, Casey R., M.D., Ph.D." w:date="2026-02-02T21:16:00Z" w16du:dateUtc="2026-02-03T03:16:00Z">
        <w:r w:rsidR="00E258F9" w:rsidDel="00A50FA4">
          <w:delText>the</w:delText>
        </w:r>
      </w:del>
      <w:ins w:id="16" w:author="Vieni, Casey R., M.D., Ph.D." w:date="2026-02-02T21:16:00Z" w16du:dateUtc="2026-02-03T03:16:00Z">
        <w:r w:rsidR="00A50FA4">
          <w:t xml:space="preserve"> manual</w:t>
        </w:r>
      </w:ins>
      <w:r w:rsidR="00E258F9">
        <w:t xml:space="preserve"> gel </w:t>
      </w:r>
      <w:del w:id="17" w:author="Vieni, Casey R., M.D., Ph.D." w:date="2026-02-02T21:16:00Z" w16du:dateUtc="2026-02-03T03:16:00Z">
        <w:r w:rsidR="00E258F9" w:rsidDel="00A50FA4">
          <w:delText>manual-</w:delText>
        </w:r>
      </w:del>
      <w:r w:rsidR="00E258F9">
        <w:t xml:space="preserve">read out could be automated with </w:t>
      </w:r>
      <w:del w:id="18" w:author="Vieni, Casey R., M.D., Ph.D." w:date="2026-02-02T21:16:00Z" w16du:dateUtc="2026-02-03T03:16:00Z">
        <w:r w:rsidR="00E258F9" w:rsidDel="00A50FA4">
          <w:delText>the help of</w:delText>
        </w:r>
      </w:del>
      <w:r w:rsidR="00E258F9">
        <w:t xml:space="preserve"> machine </w:t>
      </w:r>
      <w:r w:rsidR="003D2073">
        <w:t>learning.</w:t>
      </w:r>
    </w:p>
    <w:p w14:paraId="6FE03250" w14:textId="51C6D4BC" w:rsidR="00CC3134" w:rsidDel="002D444B" w:rsidRDefault="004002C1" w:rsidP="007B61BD">
      <w:pPr>
        <w:rPr>
          <w:del w:id="19" w:author="Vieni, Casey R., M.D., Ph.D." w:date="2026-02-02T16:06:00Z" w16du:dateUtc="2026-02-02T22:06:00Z"/>
        </w:rPr>
      </w:pPr>
      <w:r>
        <w:t xml:space="preserve">Methods: </w:t>
      </w:r>
      <w:r w:rsidR="00E33FB6">
        <w:t>Twenty</w:t>
      </w:r>
      <w:r w:rsidR="00536E54">
        <w:t xml:space="preserve"> routine</w:t>
      </w:r>
      <w:r w:rsidR="00E33FB6">
        <w:t xml:space="preserve"> IEF gels </w:t>
      </w:r>
      <w:r w:rsidR="00536E54">
        <w:t>(</w:t>
      </w:r>
      <w:ins w:id="20" w:author="Vieni, Casey R., M.D., Ph.D." w:date="2026-02-02T15:35:00Z" w16du:dateUtc="2026-02-02T21:35:00Z">
        <w:r w:rsidR="00127718">
          <w:t xml:space="preserve">351 </w:t>
        </w:r>
      </w:ins>
      <w:r w:rsidR="00536E54">
        <w:t xml:space="preserve">labelled instances) </w:t>
      </w:r>
      <w:r w:rsidR="00E33FB6">
        <w:t xml:space="preserve">were interpreted by expert </w:t>
      </w:r>
      <w:r w:rsidR="00536E54">
        <w:t xml:space="preserve">technologists. </w:t>
      </w:r>
      <w:r w:rsidR="00F61D3E">
        <w:t xml:space="preserve">Gels </w:t>
      </w:r>
      <w:r w:rsidR="00536E54">
        <w:t>were scanned</w:t>
      </w:r>
      <w:ins w:id="21" w:author="Vieni, Casey R., M.D., Ph.D." w:date="2026-02-02T15:46:00Z" w16du:dateUtc="2026-02-02T21:46:00Z">
        <w:r w:rsidR="004F0FDB">
          <w:t xml:space="preserve"> (</w:t>
        </w:r>
      </w:ins>
      <w:proofErr w:type="spellStart"/>
      <w:ins w:id="22" w:author="Vieni, Casey R., M.D., Ph.D." w:date="2026-02-02T15:46:00Z">
        <w:r w:rsidR="004F0FDB" w:rsidRPr="004F0FDB">
          <w:t>QuickScan</w:t>
        </w:r>
        <w:proofErr w:type="spellEnd"/>
        <w:r w:rsidR="004F0FDB" w:rsidRPr="004F0FDB">
          <w:t xml:space="preserve"> Touch</w:t>
        </w:r>
      </w:ins>
      <w:ins w:id="23" w:author="Vieni, Casey R., M.D., Ph.D." w:date="2026-02-02T15:46:00Z" w16du:dateUtc="2026-02-02T21:46:00Z">
        <w:r w:rsidR="00663FE3">
          <w:t>, Helena Laboratories)</w:t>
        </w:r>
      </w:ins>
      <w:r w:rsidR="00536E54">
        <w:t xml:space="preserve"> and manual review was considered </w:t>
      </w:r>
      <w:r w:rsidR="00AD7509">
        <w:t xml:space="preserve">ground </w:t>
      </w:r>
      <w:r w:rsidR="00536E54">
        <w:t xml:space="preserve">truth. </w:t>
      </w:r>
      <w:ins w:id="24" w:author="Vieni, Casey R., M.D., Ph.D." w:date="2026-02-02T20:20:00Z" w16du:dateUtc="2026-02-03T02:20:00Z">
        <w:r w:rsidR="00D67C1D">
          <w:t>Following preprocessing, including image registration, background subtraction with median denoising, and lane calling and realignmen</w:t>
        </w:r>
        <w:commentRangeStart w:id="25"/>
        <w:r w:rsidR="00D67C1D">
          <w:t>t</w:t>
        </w:r>
        <w:commentRangeEnd w:id="25"/>
        <w:r w:rsidR="00D67C1D">
          <w:rPr>
            <w:rStyle w:val="CommentReference"/>
          </w:rPr>
          <w:commentReference w:id="25"/>
        </w:r>
      </w:ins>
      <w:ins w:id="26" w:author="Vieni, Casey R., M.D., Ph.D." w:date="2026-02-02T20:21:00Z" w16du:dateUtc="2026-02-03T02:21:00Z">
        <w:r w:rsidR="00D67C1D">
          <w:t xml:space="preserve">, </w:t>
        </w:r>
      </w:ins>
      <w:del w:id="27" w:author="Vieni, Casey R., M.D., Ph.D." w:date="2026-02-02T20:17:00Z" w16du:dateUtc="2026-02-03T02:17:00Z">
        <w:r w:rsidR="00536E54" w:rsidDel="00D77032">
          <w:delText>We then</w:delText>
        </w:r>
        <w:r w:rsidR="00A65A4F" w:rsidDel="00D77032">
          <w:delText xml:space="preserve"> trained </w:delText>
        </w:r>
        <w:r w:rsidR="00B8614E" w:rsidDel="00D77032">
          <w:delText>m</w:delText>
        </w:r>
      </w:del>
      <w:ins w:id="28" w:author="Vieni, Casey R., M.D., Ph.D." w:date="2026-02-02T20:21:00Z" w16du:dateUtc="2026-02-03T02:21:00Z">
        <w:r w:rsidR="00D67C1D">
          <w:t>m</w:t>
        </w:r>
      </w:ins>
      <w:r w:rsidR="00B8614E">
        <w:t xml:space="preserve">achine </w:t>
      </w:r>
      <w:r w:rsidR="001F4554">
        <w:t>learning</w:t>
      </w:r>
      <w:r w:rsidR="00A65A4F">
        <w:t xml:space="preserve"> model</w:t>
      </w:r>
      <w:r w:rsidR="001F4554">
        <w:t>s</w:t>
      </w:r>
      <w:r w:rsidR="00A65A4F">
        <w:t xml:space="preserve"> </w:t>
      </w:r>
      <w:ins w:id="29" w:author="Vieni, Casey R., M.D., Ph.D." w:date="2026-02-02T20:17:00Z" w16du:dateUtc="2026-02-03T02:17:00Z">
        <w:r w:rsidR="00D77032">
          <w:t xml:space="preserve">were trained </w:t>
        </w:r>
      </w:ins>
      <w:r w:rsidR="00A65A4F">
        <w:t>on</w:t>
      </w:r>
      <w:ins w:id="30" w:author="Vieni, Casey R., M.D., Ph.D." w:date="2026-02-02T15:36:00Z" w16du:dateUtc="2026-02-02T21:36:00Z">
        <w:r w:rsidR="00252FF5">
          <w:t xml:space="preserve"> </w:t>
        </w:r>
      </w:ins>
      <w:ins w:id="31" w:author="Vieni, Casey R., M.D., Ph.D." w:date="2026-02-02T15:40:00Z" w16du:dateUtc="2026-02-02T21:40:00Z">
        <w:r w:rsidR="00CA0B65">
          <w:t>24</w:t>
        </w:r>
      </w:ins>
      <w:ins w:id="32" w:author="Vieni, Casey R., M.D., Ph.D." w:date="2026-02-02T20:18:00Z" w16du:dateUtc="2026-02-03T02:18:00Z">
        <w:r w:rsidR="0080178F">
          <w:t>5</w:t>
        </w:r>
      </w:ins>
      <w:ins w:id="33" w:author="Vieni, Casey R., M.D., Ph.D." w:date="2026-02-02T15:36:00Z" w16du:dateUtc="2026-02-02T21:36:00Z">
        <w:r w:rsidR="00252FF5">
          <w:t xml:space="preserve"> instances</w:t>
        </w:r>
      </w:ins>
      <w:r w:rsidR="00A65A4F">
        <w:t xml:space="preserve"> </w:t>
      </w:r>
      <w:r w:rsidR="006113FE">
        <w:t xml:space="preserve">to classify </w:t>
      </w:r>
      <w:r w:rsidR="0023645A">
        <w:t xml:space="preserve">AAT variant patterns into </w:t>
      </w:r>
      <w:r w:rsidR="00A70F28">
        <w:t>5</w:t>
      </w:r>
      <w:r w:rsidR="00953596">
        <w:t xml:space="preserve"> classes</w:t>
      </w:r>
      <w:ins w:id="34" w:author="Vieni, Casey R., M.D., Ph.D." w:date="2026-02-02T15:40:00Z" w16du:dateUtc="2026-02-02T21:40:00Z">
        <w:r w:rsidR="00FC492C">
          <w:t xml:space="preserve"> based on the</w:t>
        </w:r>
        <w:r w:rsidR="001937CE">
          <w:t xml:space="preserve"> </w:t>
        </w:r>
      </w:ins>
      <w:ins w:id="35" w:author="Vieni, Casey R., M.D., Ph.D." w:date="2026-02-02T20:18:00Z" w16du:dateUtc="2026-02-03T02:18:00Z">
        <w:r w:rsidR="00E9494D">
          <w:t xml:space="preserve">most common </w:t>
        </w:r>
      </w:ins>
      <w:ins w:id="36" w:author="Vieni, Casey R., M.D., Ph.D." w:date="2026-02-02T15:40:00Z" w16du:dateUtc="2026-02-02T21:40:00Z">
        <w:r w:rsidR="001937CE">
          <w:t>class</w:t>
        </w:r>
      </w:ins>
      <w:ins w:id="37" w:author="Vieni, Casey R., M.D., Ph.D." w:date="2026-02-02T20:20:00Z" w16du:dateUtc="2026-02-03T02:20:00Z">
        <w:r w:rsidR="00276568">
          <w:t>es</w:t>
        </w:r>
      </w:ins>
      <w:r w:rsidR="00920E7D">
        <w:t xml:space="preserve">: </w:t>
      </w:r>
      <w:ins w:id="38" w:author="Vieni, Casey R., M.D., Ph.D." w:date="2026-02-02T15:17:00Z" w16du:dateUtc="2026-02-02T21:17:00Z">
        <w:r w:rsidR="00A70F28">
          <w:t>M</w:t>
        </w:r>
      </w:ins>
      <w:ins w:id="39" w:author="Vieni, Casey R., M.D., Ph.D." w:date="2026-02-02T15:18:00Z" w16du:dateUtc="2026-02-02T21:18:00Z">
        <w:r w:rsidR="008336AB">
          <w:t xml:space="preserve"> (n=18</w:t>
        </w:r>
      </w:ins>
      <w:ins w:id="40" w:author="Vieni, Casey R., M.D., Ph.D." w:date="2026-02-02T15:34:00Z" w16du:dateUtc="2026-02-02T21:34:00Z">
        <w:r w:rsidR="00284531">
          <w:t>4</w:t>
        </w:r>
      </w:ins>
      <w:ins w:id="41" w:author="Vieni, Casey R., M.D., Ph.D." w:date="2026-02-02T15:18:00Z" w16du:dateUtc="2026-02-02T21:18:00Z">
        <w:r w:rsidR="008336AB">
          <w:t>)</w:t>
        </w:r>
      </w:ins>
      <w:ins w:id="42" w:author="Vieni, Casey R., M.D., Ph.D." w:date="2026-02-02T15:16:00Z" w16du:dateUtc="2026-02-02T21:16:00Z">
        <w:r w:rsidR="00126A95">
          <w:t xml:space="preserve">, </w:t>
        </w:r>
      </w:ins>
      <w:ins w:id="43" w:author="Vieni, Casey R., M.D., Ph.D." w:date="2026-02-02T15:17:00Z" w16du:dateUtc="2026-02-02T21:17:00Z">
        <w:r w:rsidR="00A70F28">
          <w:t>MM1</w:t>
        </w:r>
      </w:ins>
      <w:ins w:id="44" w:author="Vieni, Casey R., M.D., Ph.D." w:date="2026-02-02T15:18:00Z" w16du:dateUtc="2026-02-02T21:18:00Z">
        <w:r w:rsidR="008336AB">
          <w:t xml:space="preserve"> (n=</w:t>
        </w:r>
      </w:ins>
      <w:ins w:id="45" w:author="Vieni, Casey R., M.D., Ph.D." w:date="2026-02-02T15:34:00Z" w16du:dateUtc="2026-02-02T21:34:00Z">
        <w:r w:rsidR="00284531">
          <w:t>65</w:t>
        </w:r>
      </w:ins>
      <w:ins w:id="46" w:author="Vieni, Casey R., M.D., Ph.D." w:date="2026-02-02T15:18:00Z" w16du:dateUtc="2026-02-02T21:18:00Z">
        <w:r w:rsidR="008336AB">
          <w:t>)</w:t>
        </w:r>
      </w:ins>
      <w:ins w:id="47" w:author="Vieni, Casey R., M.D., Ph.D." w:date="2026-02-02T15:17:00Z" w16du:dateUtc="2026-02-02T21:17:00Z">
        <w:r w:rsidR="00A70F28">
          <w:t xml:space="preserve">, </w:t>
        </w:r>
      </w:ins>
      <w:ins w:id="48" w:author="Vieni, Casey R., M.D., Ph.D." w:date="2026-02-02T15:16:00Z" w16du:dateUtc="2026-02-02T21:16:00Z">
        <w:r w:rsidR="00126A95">
          <w:t>MZ</w:t>
        </w:r>
      </w:ins>
      <w:ins w:id="49" w:author="Vieni, Casey R., M.D., Ph.D." w:date="2026-02-02T15:18:00Z" w16du:dateUtc="2026-02-02T21:18:00Z">
        <w:r w:rsidR="008336AB">
          <w:t xml:space="preserve"> (n=</w:t>
        </w:r>
      </w:ins>
      <w:ins w:id="50" w:author="Vieni, Casey R., M.D., Ph.D." w:date="2026-02-02T15:34:00Z" w16du:dateUtc="2026-02-02T21:34:00Z">
        <w:r w:rsidR="00D135AD">
          <w:t>40</w:t>
        </w:r>
      </w:ins>
      <w:ins w:id="51" w:author="Vieni, Casey R., M.D., Ph.D." w:date="2026-02-02T15:18:00Z" w16du:dateUtc="2026-02-02T21:18:00Z">
        <w:r w:rsidR="008336AB">
          <w:t>)</w:t>
        </w:r>
      </w:ins>
      <w:ins w:id="52" w:author="Vieni, Casey R., M.D., Ph.D." w:date="2026-02-02T15:16:00Z" w16du:dateUtc="2026-02-02T21:16:00Z">
        <w:r w:rsidR="00126A95">
          <w:t>,</w:t>
        </w:r>
      </w:ins>
      <w:ins w:id="53" w:author="Vieni, Casey R., M.D., Ph.D." w:date="2026-02-02T15:17:00Z" w16du:dateUtc="2026-02-02T21:17:00Z">
        <w:r w:rsidR="00A70F28">
          <w:t xml:space="preserve"> MS</w:t>
        </w:r>
      </w:ins>
      <w:ins w:id="54" w:author="Vieni, Casey R., M.D., Ph.D." w:date="2026-02-02T15:18:00Z" w16du:dateUtc="2026-02-02T21:18:00Z">
        <w:r w:rsidR="008336AB">
          <w:t xml:space="preserve"> (n=</w:t>
        </w:r>
      </w:ins>
      <w:ins w:id="55" w:author="Vieni, Casey R., M.D., Ph.D." w:date="2026-02-02T15:35:00Z" w16du:dateUtc="2026-02-02T21:35:00Z">
        <w:r w:rsidR="00D135AD">
          <w:t>37</w:t>
        </w:r>
      </w:ins>
      <w:ins w:id="56" w:author="Vieni, Casey R., M.D., Ph.D." w:date="2026-02-02T15:18:00Z" w16du:dateUtc="2026-02-02T21:18:00Z">
        <w:r w:rsidR="008336AB">
          <w:t>)</w:t>
        </w:r>
      </w:ins>
      <w:ins w:id="57" w:author="Vieni, Casey R., M.D., Ph.D." w:date="2026-02-02T15:17:00Z" w16du:dateUtc="2026-02-02T21:17:00Z">
        <w:r w:rsidR="00A70F28">
          <w:t>, and other</w:t>
        </w:r>
      </w:ins>
      <w:ins w:id="58" w:author="Vieni, Casey R., M.D., Ph.D." w:date="2026-02-02T15:18:00Z" w16du:dateUtc="2026-02-02T21:18:00Z">
        <w:r w:rsidR="008336AB">
          <w:t xml:space="preserve"> (n=</w:t>
        </w:r>
      </w:ins>
      <w:ins w:id="59" w:author="Vieni, Casey R., M.D., Ph.D." w:date="2026-02-02T15:35:00Z" w16du:dateUtc="2026-02-02T21:35:00Z">
        <w:r w:rsidR="00D135AD">
          <w:t>25</w:t>
        </w:r>
      </w:ins>
      <w:ins w:id="60" w:author="Vieni, Casey R., M.D., Ph.D." w:date="2026-02-02T15:18:00Z" w16du:dateUtc="2026-02-02T21:18:00Z">
        <w:r w:rsidR="008336AB">
          <w:t>)</w:t>
        </w:r>
      </w:ins>
      <w:r w:rsidR="0023645A">
        <w:t>.</w:t>
      </w:r>
      <w:r w:rsidR="00953596">
        <w:t xml:space="preserve"> The model was </w:t>
      </w:r>
      <w:commentRangeStart w:id="61"/>
      <w:commentRangeStart w:id="62"/>
      <w:commentRangeStart w:id="63"/>
      <w:r w:rsidR="002A06A8">
        <w:t>va</w:t>
      </w:r>
      <w:commentRangeEnd w:id="61"/>
      <w:r w:rsidR="00536E54">
        <w:rPr>
          <w:rStyle w:val="CommentReference"/>
        </w:rPr>
        <w:commentReference w:id="61"/>
      </w:r>
      <w:commentRangeEnd w:id="62"/>
      <w:r w:rsidR="00536E54">
        <w:rPr>
          <w:rStyle w:val="CommentReference"/>
        </w:rPr>
        <w:commentReference w:id="62"/>
      </w:r>
      <w:commentRangeEnd w:id="63"/>
      <w:r w:rsidR="00807A47">
        <w:rPr>
          <w:rStyle w:val="CommentReference"/>
        </w:rPr>
        <w:commentReference w:id="63"/>
      </w:r>
      <w:r w:rsidR="002A06A8">
        <w:t xml:space="preserve">lidated on </w:t>
      </w:r>
      <w:r w:rsidR="00B8614E">
        <w:t>10</w:t>
      </w:r>
      <w:r w:rsidR="00276568">
        <w:t>6</w:t>
      </w:r>
      <w:r w:rsidR="00B8614E">
        <w:t xml:space="preserve"> instances</w:t>
      </w:r>
      <w:r w:rsidR="00195FCE">
        <w:t xml:space="preserve"> </w:t>
      </w:r>
      <w:ins w:id="64" w:author="Vieni, Casey R., M.D., Ph.D." w:date="2026-02-02T20:48:00Z" w16du:dateUtc="2026-02-03T02:48:00Z">
        <w:r w:rsidR="00D637EA">
          <w:t xml:space="preserve">(M </w:t>
        </w:r>
      </w:ins>
      <w:ins w:id="65" w:author="Vieni, Casey R., M.D., Ph.D." w:date="2026-02-02T20:49:00Z" w16du:dateUtc="2026-02-03T02:49:00Z">
        <w:r w:rsidR="00226655">
          <w:t>[</w:t>
        </w:r>
      </w:ins>
      <w:ins w:id="66" w:author="Vieni, Casey R., M.D., Ph.D." w:date="2026-02-02T20:48:00Z" w16du:dateUtc="2026-02-03T02:48:00Z">
        <w:r w:rsidR="00D637EA">
          <w:t>n=</w:t>
        </w:r>
        <w:r w:rsidR="00226655">
          <w:t>57</w:t>
        </w:r>
      </w:ins>
      <w:ins w:id="67" w:author="Vieni, Casey R., M.D., Ph.D." w:date="2026-02-02T20:49:00Z" w16du:dateUtc="2026-02-03T02:49:00Z">
        <w:r w:rsidR="00226655">
          <w:t>]</w:t>
        </w:r>
      </w:ins>
      <w:ins w:id="68" w:author="Vieni, Casey R., M.D., Ph.D." w:date="2026-02-02T20:48:00Z" w16du:dateUtc="2026-02-03T02:48:00Z">
        <w:r w:rsidR="00D637EA">
          <w:t xml:space="preserve">, MM1 </w:t>
        </w:r>
      </w:ins>
      <w:ins w:id="69" w:author="Vieni, Casey R., M.D., Ph.D." w:date="2026-02-02T20:49:00Z" w16du:dateUtc="2026-02-03T02:49:00Z">
        <w:r w:rsidR="00226655">
          <w:t>[</w:t>
        </w:r>
      </w:ins>
      <w:ins w:id="70" w:author="Vieni, Casey R., M.D., Ph.D." w:date="2026-02-02T20:48:00Z" w16du:dateUtc="2026-02-03T02:48:00Z">
        <w:r w:rsidR="00D637EA">
          <w:t>n=</w:t>
        </w:r>
        <w:r w:rsidR="00226655">
          <w:t>18</w:t>
        </w:r>
      </w:ins>
      <w:ins w:id="71" w:author="Vieni, Casey R., M.D., Ph.D." w:date="2026-02-02T20:49:00Z" w16du:dateUtc="2026-02-03T02:49:00Z">
        <w:r w:rsidR="00226655">
          <w:t>]</w:t>
        </w:r>
      </w:ins>
      <w:ins w:id="72" w:author="Vieni, Casey R., M.D., Ph.D." w:date="2026-02-02T20:48:00Z" w16du:dateUtc="2026-02-03T02:48:00Z">
        <w:r w:rsidR="00D637EA">
          <w:t xml:space="preserve">, MZ </w:t>
        </w:r>
      </w:ins>
      <w:ins w:id="73" w:author="Vieni, Casey R., M.D., Ph.D." w:date="2026-02-02T20:49:00Z" w16du:dateUtc="2026-02-03T02:49:00Z">
        <w:r w:rsidR="00226655">
          <w:t>[</w:t>
        </w:r>
      </w:ins>
      <w:ins w:id="74" w:author="Vieni, Casey R., M.D., Ph.D." w:date="2026-02-02T20:48:00Z" w16du:dateUtc="2026-02-03T02:48:00Z">
        <w:r w:rsidR="00D637EA">
          <w:t>n=</w:t>
        </w:r>
        <w:r w:rsidR="00226655">
          <w:t>10</w:t>
        </w:r>
      </w:ins>
      <w:ins w:id="75" w:author="Vieni, Casey R., M.D., Ph.D." w:date="2026-02-02T20:49:00Z" w16du:dateUtc="2026-02-03T02:49:00Z">
        <w:r w:rsidR="00226655">
          <w:t>]</w:t>
        </w:r>
      </w:ins>
      <w:ins w:id="76" w:author="Vieni, Casey R., M.D., Ph.D." w:date="2026-02-02T20:48:00Z" w16du:dateUtc="2026-02-03T02:48:00Z">
        <w:r w:rsidR="00D637EA">
          <w:t xml:space="preserve">, MS </w:t>
        </w:r>
      </w:ins>
      <w:ins w:id="77" w:author="Vieni, Casey R., M.D., Ph.D." w:date="2026-02-02T20:49:00Z" w16du:dateUtc="2026-02-03T02:49:00Z">
        <w:r w:rsidR="00226655">
          <w:t>[</w:t>
        </w:r>
      </w:ins>
      <w:ins w:id="78" w:author="Vieni, Casey R., M.D., Ph.D." w:date="2026-02-02T20:48:00Z" w16du:dateUtc="2026-02-03T02:48:00Z">
        <w:r w:rsidR="00D637EA">
          <w:t>n=</w:t>
        </w:r>
        <w:r w:rsidR="00226655">
          <w:t>13</w:t>
        </w:r>
      </w:ins>
      <w:ins w:id="79" w:author="Vieni, Casey R., M.D., Ph.D." w:date="2026-02-02T20:49:00Z" w16du:dateUtc="2026-02-03T02:49:00Z">
        <w:r w:rsidR="00226655">
          <w:t>]</w:t>
        </w:r>
      </w:ins>
      <w:ins w:id="80" w:author="Vieni, Casey R., M.D., Ph.D." w:date="2026-02-02T20:48:00Z" w16du:dateUtc="2026-02-03T02:48:00Z">
        <w:r w:rsidR="00D637EA">
          <w:t xml:space="preserve">, and other </w:t>
        </w:r>
      </w:ins>
      <w:ins w:id="81" w:author="Vieni, Casey R., M.D., Ph.D." w:date="2026-02-02T20:49:00Z" w16du:dateUtc="2026-02-03T02:49:00Z">
        <w:r w:rsidR="00226655">
          <w:t>[</w:t>
        </w:r>
      </w:ins>
      <w:ins w:id="82" w:author="Vieni, Casey R., M.D., Ph.D." w:date="2026-02-02T20:48:00Z" w16du:dateUtc="2026-02-03T02:48:00Z">
        <w:r w:rsidR="00D637EA">
          <w:t>n=</w:t>
        </w:r>
        <w:r w:rsidR="00226655">
          <w:t>8</w:t>
        </w:r>
      </w:ins>
      <w:ins w:id="83" w:author="Vieni, Casey R., M.D., Ph.D." w:date="2026-02-02T20:49:00Z" w16du:dateUtc="2026-02-03T02:49:00Z">
        <w:r w:rsidR="00226655">
          <w:t>]</w:t>
        </w:r>
      </w:ins>
      <w:ins w:id="84" w:author="Vieni, Casey R., M.D., Ph.D." w:date="2026-02-02T20:48:00Z" w16du:dateUtc="2026-02-03T02:48:00Z">
        <w:r w:rsidR="00D637EA">
          <w:t xml:space="preserve">) </w:t>
        </w:r>
      </w:ins>
      <w:ins w:id="85" w:author="Vieni, Casey R., M.D., Ph.D." w:date="2026-02-02T20:22:00Z" w16du:dateUtc="2026-02-03T02:22:00Z">
        <w:r w:rsidR="00342097">
          <w:t>and evaluated with p</w:t>
        </w:r>
      </w:ins>
      <w:ins w:id="86" w:author="Vieni, Casey R., M.D., Ph.D." w:date="2026-02-02T15:14:00Z" w16du:dateUtc="2026-02-02T21:14:00Z">
        <w:r w:rsidR="006757E0">
          <w:t>recision</w:t>
        </w:r>
        <w:r w:rsidR="00BC311D">
          <w:t xml:space="preserve"> (</w:t>
        </w:r>
      </w:ins>
      <w:ins w:id="87" w:author="Vieni, Casey R., M.D., Ph.D." w:date="2026-02-02T16:06:00Z" w16du:dateUtc="2026-02-02T22:06:00Z">
        <w:r w:rsidR="002D444B">
          <w:t>proportion</w:t>
        </w:r>
      </w:ins>
      <w:ins w:id="88" w:author="Vieni, Casey R., M.D., Ph.D." w:date="2026-02-02T15:14:00Z" w16du:dateUtc="2026-02-02T21:14:00Z">
        <w:r w:rsidR="00BC311D">
          <w:t xml:space="preserve"> of </w:t>
        </w:r>
      </w:ins>
      <w:ins w:id="89" w:author="Vieni, Casey R., M.D., Ph.D." w:date="2026-02-02T16:06:00Z" w16du:dateUtc="2026-02-02T22:06:00Z">
        <w:r w:rsidR="002D444B">
          <w:t xml:space="preserve">correct </w:t>
        </w:r>
      </w:ins>
      <w:ins w:id="90" w:author="Vieni, Casey R., M.D., Ph.D." w:date="2026-02-02T15:14:00Z" w16du:dateUtc="2026-02-02T21:14:00Z">
        <w:r w:rsidR="00BC311D">
          <w:t xml:space="preserve">positive </w:t>
        </w:r>
      </w:ins>
      <w:ins w:id="91" w:author="Vieni, Casey R., M.D., Ph.D." w:date="2026-02-02T15:15:00Z" w16du:dateUtc="2026-02-02T21:15:00Z">
        <w:r w:rsidR="0060706B">
          <w:t>predictions</w:t>
        </w:r>
      </w:ins>
      <w:ins w:id="92" w:author="Vieni, Casey R., M.D., Ph.D." w:date="2026-02-02T15:14:00Z" w16du:dateUtc="2026-02-02T21:14:00Z">
        <w:r w:rsidR="00BC311D">
          <w:t>)</w:t>
        </w:r>
      </w:ins>
      <w:ins w:id="93" w:author="Vieni, Casey R., M.D., Ph.D." w:date="2026-02-02T15:15:00Z" w16du:dateUtc="2026-02-02T21:15:00Z">
        <w:r w:rsidR="0060706B">
          <w:t>,</w:t>
        </w:r>
      </w:ins>
      <w:ins w:id="94" w:author="Vieni, Casey R., M.D., Ph.D." w:date="2026-02-02T15:14:00Z" w16du:dateUtc="2026-02-02T21:14:00Z">
        <w:r w:rsidR="00BC311D">
          <w:t xml:space="preserve"> recall (</w:t>
        </w:r>
      </w:ins>
      <w:ins w:id="95" w:author="Vieni, Casey R., M.D., Ph.D." w:date="2026-02-02T16:06:00Z" w16du:dateUtc="2026-02-02T22:06:00Z">
        <w:r w:rsidR="002D444B">
          <w:t xml:space="preserve">proportion </w:t>
        </w:r>
      </w:ins>
      <w:ins w:id="96" w:author="Vieni, Casey R., M.D., Ph.D." w:date="2026-02-02T15:15:00Z" w16du:dateUtc="2026-02-02T21:15:00Z">
        <w:r w:rsidR="0060706B">
          <w:t>of positives correctly identified), F1</w:t>
        </w:r>
      </w:ins>
      <w:ins w:id="97" w:author="Vieni, Casey R., M.D., Ph.D." w:date="2026-02-02T16:06:00Z" w16du:dateUtc="2026-02-02T22:06:00Z">
        <w:r w:rsidR="002D444B">
          <w:t xml:space="preserve"> score</w:t>
        </w:r>
      </w:ins>
      <w:ins w:id="98" w:author="Vieni, Casey R., M.D., Ph.D." w:date="2026-02-02T15:15:00Z" w16du:dateUtc="2026-02-02T21:15:00Z">
        <w:r w:rsidR="00C17379">
          <w:t xml:space="preserve"> (harmonic mean of precision and recall)</w:t>
        </w:r>
      </w:ins>
      <w:ins w:id="99" w:author="Vieni, Casey R., M.D., Ph.D." w:date="2026-02-02T15:16:00Z" w16du:dateUtc="2026-02-02T21:16:00Z">
        <w:r w:rsidR="00C17379">
          <w:t xml:space="preserve">, and the confusion </w:t>
        </w:r>
        <w:proofErr w:type="spellStart"/>
        <w:r w:rsidR="00C17379">
          <w:t>matrix</w:t>
        </w:r>
        <w:r w:rsidR="00126A95">
          <w:t>.</w:t>
        </w:r>
      </w:ins>
    </w:p>
    <w:p w14:paraId="546BD660" w14:textId="52ABA880" w:rsidR="004002C1" w:rsidRDefault="004002C1" w:rsidP="007B61BD">
      <w:r>
        <w:t>Results</w:t>
      </w:r>
      <w:proofErr w:type="spellEnd"/>
      <w:r>
        <w:t xml:space="preserve">: </w:t>
      </w:r>
      <w:r w:rsidR="002634E3">
        <w:t>A</w:t>
      </w:r>
      <w:r w:rsidR="007B6D82">
        <w:t xml:space="preserve"> random forest</w:t>
      </w:r>
      <w:r w:rsidR="0001571F">
        <w:t xml:space="preserve"> (RF)</w:t>
      </w:r>
      <w:r w:rsidR="007B6D82">
        <w:t xml:space="preserve"> model </w:t>
      </w:r>
      <w:r w:rsidR="00144402">
        <w:t xml:space="preserve">achieved </w:t>
      </w:r>
      <w:r w:rsidR="00C37555">
        <w:t>65</w:t>
      </w:r>
      <w:r w:rsidR="00306E4A">
        <w:t xml:space="preserve">% accuracy </w:t>
      </w:r>
      <w:r w:rsidR="0015124E">
        <w:t xml:space="preserve">of the validation set </w:t>
      </w:r>
      <w:r w:rsidR="00306E4A">
        <w:t>(</w:t>
      </w:r>
      <w:r w:rsidR="002016E1">
        <w:t xml:space="preserve">training set accuracy: </w:t>
      </w:r>
      <w:r w:rsidR="00CD0AFE">
        <w:t xml:space="preserve">83% </w:t>
      </w:r>
      <w:r w:rsidR="004F6049">
        <w:t xml:space="preserve">weight </w:t>
      </w:r>
      <w:r w:rsidR="00306E4A">
        <w:t>averaged precision=0.</w:t>
      </w:r>
      <w:r w:rsidR="00346628">
        <w:t>73</w:t>
      </w:r>
      <w:r w:rsidR="00306E4A">
        <w:t>, recall=0.</w:t>
      </w:r>
      <w:r w:rsidR="00346628">
        <w:t>6</w:t>
      </w:r>
      <w:r w:rsidR="004F6049">
        <w:t>5</w:t>
      </w:r>
      <w:r w:rsidR="00306E4A">
        <w:t>, F1-score=0.</w:t>
      </w:r>
      <w:r w:rsidR="004F6049">
        <w:t>58</w:t>
      </w:r>
      <w:r w:rsidR="00306E4A">
        <w:t>).</w:t>
      </w:r>
      <w:r w:rsidR="0001571F">
        <w:t xml:space="preserve"> A convolutional neural network (CNN) </w:t>
      </w:r>
      <w:r w:rsidR="00B36423">
        <w:t>achieved 7</w:t>
      </w:r>
      <w:r w:rsidR="000611BF">
        <w:t>9</w:t>
      </w:r>
      <w:r w:rsidR="00B36423">
        <w:t>% accuracy of the validation set</w:t>
      </w:r>
      <w:r w:rsidR="00DE0723">
        <w:t xml:space="preserve"> (training set a</w:t>
      </w:r>
      <w:r w:rsidR="00587CD4">
        <w:t>ccuracy =</w:t>
      </w:r>
      <w:r w:rsidR="008C6B34">
        <w:t xml:space="preserve"> </w:t>
      </w:r>
      <w:r w:rsidR="000611BF">
        <w:t>90</w:t>
      </w:r>
      <w:r w:rsidR="00CD0AFE">
        <w:t>%</w:t>
      </w:r>
      <w:r w:rsidR="007F6659">
        <w:t xml:space="preserve">). </w:t>
      </w:r>
      <w:r w:rsidR="004A3C78">
        <w:t>The</w:t>
      </w:r>
      <w:r w:rsidR="00810508">
        <w:t xml:space="preserve"> model</w:t>
      </w:r>
      <w:r w:rsidR="005F7F3E">
        <w:t>s</w:t>
      </w:r>
      <w:r w:rsidR="00810508">
        <w:t xml:space="preserve"> performed well on the </w:t>
      </w:r>
      <w:r w:rsidR="00CB61EB">
        <w:t xml:space="preserve">most prevalent </w:t>
      </w:r>
      <w:r w:rsidR="00810508">
        <w:t>M variant (</w:t>
      </w:r>
      <w:r w:rsidR="005F7F3E">
        <w:t xml:space="preserve">RF model: </w:t>
      </w:r>
      <w:r w:rsidR="0008686F">
        <w:t>55</w:t>
      </w:r>
      <w:r w:rsidR="00887A55">
        <w:t>/</w:t>
      </w:r>
      <w:r w:rsidR="0008686F">
        <w:t>57</w:t>
      </w:r>
      <w:r w:rsidR="00887A55">
        <w:t xml:space="preserve"> correct</w:t>
      </w:r>
      <w:r w:rsidR="005F7F3E">
        <w:t>,</w:t>
      </w:r>
      <w:r w:rsidR="00686B66">
        <w:t xml:space="preserve"> </w:t>
      </w:r>
      <w:commentRangeStart w:id="100"/>
      <w:commentRangeStart w:id="101"/>
      <w:r w:rsidR="00810508">
        <w:t>recall</w:t>
      </w:r>
      <w:r w:rsidR="00A7540D">
        <w:t xml:space="preserve"> </w:t>
      </w:r>
      <w:r w:rsidR="00810508">
        <w:t>=</w:t>
      </w:r>
      <w:r w:rsidR="00A7540D">
        <w:t xml:space="preserve"> </w:t>
      </w:r>
      <w:r w:rsidR="00810508">
        <w:t>0.</w:t>
      </w:r>
      <w:r w:rsidR="00876F9C">
        <w:t>9</w:t>
      </w:r>
      <w:r w:rsidR="0077646B">
        <w:t>6</w:t>
      </w:r>
      <w:r w:rsidR="00686B66">
        <w:t>, F1</w:t>
      </w:r>
      <w:r w:rsidR="00A7540D">
        <w:t xml:space="preserve"> </w:t>
      </w:r>
      <w:r w:rsidR="00686B66">
        <w:t>=</w:t>
      </w:r>
      <w:r w:rsidR="00A7540D">
        <w:t xml:space="preserve"> </w:t>
      </w:r>
      <w:r w:rsidR="00686B66">
        <w:t>0.7</w:t>
      </w:r>
      <w:commentRangeEnd w:id="100"/>
      <w:r w:rsidR="0077646B">
        <w:t>5</w:t>
      </w:r>
      <w:r w:rsidR="00FD24C7">
        <w:rPr>
          <w:rStyle w:val="CommentReference"/>
        </w:rPr>
        <w:commentReference w:id="100"/>
      </w:r>
      <w:commentRangeEnd w:id="101"/>
      <w:r w:rsidR="00807A47">
        <w:rPr>
          <w:rStyle w:val="CommentReference"/>
        </w:rPr>
        <w:commentReference w:id="101"/>
      </w:r>
      <w:r w:rsidR="005F7F3E">
        <w:t xml:space="preserve">, CNN model: </w:t>
      </w:r>
      <w:r w:rsidR="0008686F">
        <w:t>55</w:t>
      </w:r>
      <w:r w:rsidR="00DD7652">
        <w:t>/</w:t>
      </w:r>
      <w:r w:rsidR="0008686F">
        <w:t>57,</w:t>
      </w:r>
      <w:r w:rsidR="00686212">
        <w:t xml:space="preserve"> </w:t>
      </w:r>
      <w:r w:rsidR="00A24BCC">
        <w:t>recall</w:t>
      </w:r>
      <w:r w:rsidR="00DD7652">
        <w:t xml:space="preserve"> = 0.9</w:t>
      </w:r>
      <w:r w:rsidR="00507807">
        <w:t>6</w:t>
      </w:r>
      <w:r w:rsidR="00DC472B">
        <w:t xml:space="preserve">, F1 = </w:t>
      </w:r>
      <w:r w:rsidR="00A7540D">
        <w:t>0.</w:t>
      </w:r>
      <w:r w:rsidR="00507807">
        <w:t>85</w:t>
      </w:r>
      <w:r w:rsidR="00686B66">
        <w:t>)</w:t>
      </w:r>
      <w:r w:rsidR="00CB61EB">
        <w:t xml:space="preserve"> and </w:t>
      </w:r>
      <w:r w:rsidR="000C7317">
        <w:t>the</w:t>
      </w:r>
      <w:r w:rsidR="00396FF0">
        <w:t xml:space="preserve"> highly</w:t>
      </w:r>
      <w:r w:rsidR="000C7317">
        <w:t xml:space="preserve"> distinct MZ variant</w:t>
      </w:r>
      <w:r w:rsidR="00105AB2">
        <w:t xml:space="preserve"> (</w:t>
      </w:r>
      <w:r w:rsidR="00A7540D">
        <w:t xml:space="preserve">RF model: </w:t>
      </w:r>
      <w:r w:rsidR="0097315B">
        <w:t>8</w:t>
      </w:r>
      <w:r w:rsidR="00105AB2">
        <w:t>/</w:t>
      </w:r>
      <w:r w:rsidR="0097315B">
        <w:t>13</w:t>
      </w:r>
      <w:r w:rsidR="00105AB2">
        <w:t xml:space="preserve"> correct, precision</w:t>
      </w:r>
      <w:r w:rsidR="00DC472B">
        <w:t xml:space="preserve"> </w:t>
      </w:r>
      <w:r w:rsidR="00105AB2">
        <w:t>=</w:t>
      </w:r>
      <w:r w:rsidR="00DC472B">
        <w:t xml:space="preserve"> </w:t>
      </w:r>
      <w:r w:rsidR="00507807">
        <w:t>1.0</w:t>
      </w:r>
      <w:r w:rsidR="00105AB2">
        <w:t>, recall</w:t>
      </w:r>
      <w:r w:rsidR="00DC472B">
        <w:t xml:space="preserve"> </w:t>
      </w:r>
      <w:r w:rsidR="00105AB2">
        <w:t>=</w:t>
      </w:r>
      <w:r w:rsidR="00DC472B">
        <w:t xml:space="preserve"> </w:t>
      </w:r>
      <w:r w:rsidR="00105AB2">
        <w:t>0.</w:t>
      </w:r>
      <w:r w:rsidR="00507807">
        <w:t>62</w:t>
      </w:r>
      <w:r w:rsidR="00105AB2">
        <w:t>, F1</w:t>
      </w:r>
      <w:r w:rsidR="00191016">
        <w:t xml:space="preserve"> </w:t>
      </w:r>
      <w:r w:rsidR="00105AB2">
        <w:t>=</w:t>
      </w:r>
      <w:r w:rsidR="00191016">
        <w:t xml:space="preserve"> </w:t>
      </w:r>
      <w:r w:rsidR="00105AB2">
        <w:t>0.</w:t>
      </w:r>
      <w:r w:rsidR="00507807">
        <w:t>76</w:t>
      </w:r>
      <w:r w:rsidR="00686212">
        <w:t>; CNN model: 1</w:t>
      </w:r>
      <w:r w:rsidR="0097315B">
        <w:t>1</w:t>
      </w:r>
      <w:r w:rsidR="00686212">
        <w:t>/</w:t>
      </w:r>
      <w:r w:rsidR="0097315B">
        <w:t>13</w:t>
      </w:r>
      <w:r w:rsidR="00686212">
        <w:t>, precision</w:t>
      </w:r>
      <w:r w:rsidR="00DC472B">
        <w:t xml:space="preserve"> = </w:t>
      </w:r>
      <w:r w:rsidR="00507807">
        <w:t>0.92</w:t>
      </w:r>
      <w:r w:rsidR="00DC472B">
        <w:t>, recall = 0.</w:t>
      </w:r>
      <w:r w:rsidR="00D9201F">
        <w:t>85</w:t>
      </w:r>
      <w:r w:rsidR="00DC472B">
        <w:t>, F1</w:t>
      </w:r>
      <w:r w:rsidR="00191016">
        <w:t xml:space="preserve"> </w:t>
      </w:r>
      <w:r w:rsidR="00DC472B">
        <w:t>=</w:t>
      </w:r>
      <w:r w:rsidR="00191016">
        <w:t xml:space="preserve"> </w:t>
      </w:r>
      <w:r w:rsidR="00DC472B">
        <w:t>0.8</w:t>
      </w:r>
      <w:r w:rsidR="00D9201F">
        <w:t>8</w:t>
      </w:r>
      <w:r w:rsidR="00105AB2">
        <w:t>).</w:t>
      </w:r>
      <w:r w:rsidR="00B32621">
        <w:t xml:space="preserve"> </w:t>
      </w:r>
      <w:r w:rsidR="00AA550B">
        <w:t xml:space="preserve"> </w:t>
      </w:r>
      <w:r w:rsidR="00FD24C7">
        <w:t>L</w:t>
      </w:r>
      <w:r w:rsidR="00686B66">
        <w:t>imited</w:t>
      </w:r>
      <w:r w:rsidR="00AA550B">
        <w:t xml:space="preserve"> number of</w:t>
      </w:r>
      <w:r w:rsidR="00686B66">
        <w:t xml:space="preserve"> </w:t>
      </w:r>
      <w:r w:rsidR="00AA550B">
        <w:t xml:space="preserve">samples led to poor performance in </w:t>
      </w:r>
      <w:r w:rsidR="00686D50">
        <w:t>highly</w:t>
      </w:r>
      <w:r w:rsidR="00D47CED">
        <w:t xml:space="preserve"> </w:t>
      </w:r>
      <w:r w:rsidR="00594B1C">
        <w:t>similar</w:t>
      </w:r>
      <w:r w:rsidR="00686D50">
        <w:t>, but underrepresented</w:t>
      </w:r>
      <w:r w:rsidR="00594B1C">
        <w:t xml:space="preserve"> </w:t>
      </w:r>
      <w:r w:rsidR="00AA550B">
        <w:t>variants</w:t>
      </w:r>
      <w:r w:rsidR="00D47CED">
        <w:t>, such as the MM1 variants (</w:t>
      </w:r>
      <w:r w:rsidR="00A7540D">
        <w:t xml:space="preserve">RF model: </w:t>
      </w:r>
      <w:r w:rsidR="001F531D">
        <w:t>1/</w:t>
      </w:r>
      <w:r w:rsidR="008E683E">
        <w:t>1</w:t>
      </w:r>
      <w:r w:rsidR="001F531D">
        <w:t>8</w:t>
      </w:r>
      <w:r w:rsidR="00EE7FBC">
        <w:t xml:space="preserve"> correct, precision</w:t>
      </w:r>
      <w:r w:rsidR="00191016">
        <w:t xml:space="preserve"> </w:t>
      </w:r>
      <w:r w:rsidR="00EE7FBC">
        <w:t>=</w:t>
      </w:r>
      <w:r w:rsidR="00191016">
        <w:t xml:space="preserve"> </w:t>
      </w:r>
      <w:r w:rsidR="00D9201F">
        <w:t>1</w:t>
      </w:r>
      <w:r w:rsidR="00EE7FBC">
        <w:t>, recall</w:t>
      </w:r>
      <w:r w:rsidR="00191016">
        <w:t xml:space="preserve"> </w:t>
      </w:r>
      <w:r w:rsidR="00EE7FBC">
        <w:t>=</w:t>
      </w:r>
      <w:r w:rsidR="00191016">
        <w:t xml:space="preserve"> </w:t>
      </w:r>
      <w:r w:rsidR="00EE7FBC">
        <w:t>0.</w:t>
      </w:r>
      <w:r w:rsidR="00D9201F">
        <w:t>06</w:t>
      </w:r>
      <w:r w:rsidR="00BE6DF6">
        <w:t xml:space="preserve">, F1 = </w:t>
      </w:r>
      <w:r w:rsidR="00922606">
        <w:t>0.</w:t>
      </w:r>
      <w:r w:rsidR="00091DE7">
        <w:t>11</w:t>
      </w:r>
      <w:r w:rsidR="00A7540D">
        <w:t xml:space="preserve">; CNN model: </w:t>
      </w:r>
      <w:r w:rsidR="008E683E">
        <w:t>6</w:t>
      </w:r>
      <w:r w:rsidR="0090135F">
        <w:t>/</w:t>
      </w:r>
      <w:r w:rsidR="008E683E">
        <w:t>1</w:t>
      </w:r>
      <w:r w:rsidR="0090135F">
        <w:t>8, precision=0.</w:t>
      </w:r>
      <w:r w:rsidR="00091DE7">
        <w:t>86</w:t>
      </w:r>
      <w:r w:rsidR="0090135F">
        <w:t>, recall=0.3</w:t>
      </w:r>
      <w:r w:rsidR="00091DE7">
        <w:t>3</w:t>
      </w:r>
      <w:r w:rsidR="00BE6DF6">
        <w:t xml:space="preserve">, F1 = </w:t>
      </w:r>
      <w:r w:rsidR="00922606">
        <w:t>0.4</w:t>
      </w:r>
      <w:r w:rsidR="00091DE7">
        <w:t>8</w:t>
      </w:r>
      <w:r w:rsidR="00D47CED">
        <w:t>)</w:t>
      </w:r>
      <w:r w:rsidR="00686D50">
        <w:t xml:space="preserve">, or </w:t>
      </w:r>
      <w:r w:rsidR="00D47CED">
        <w:t>rare variants (</w:t>
      </w:r>
      <w:r w:rsidR="0090135F">
        <w:t xml:space="preserve">RF model: </w:t>
      </w:r>
      <w:r w:rsidR="006245F0">
        <w:t xml:space="preserve">1/8 </w:t>
      </w:r>
      <w:r w:rsidR="006245F0">
        <w:lastRenderedPageBreak/>
        <w:t>correct</w:t>
      </w:r>
      <w:r w:rsidR="0090135F">
        <w:t>,</w:t>
      </w:r>
      <w:r w:rsidR="006245F0">
        <w:t xml:space="preserve"> </w:t>
      </w:r>
      <w:r w:rsidR="001F531D">
        <w:t>precision</w:t>
      </w:r>
      <w:r w:rsidR="006245F0">
        <w:t>=0.</w:t>
      </w:r>
      <w:r w:rsidR="00091DE7">
        <w:t>33</w:t>
      </w:r>
      <w:r w:rsidR="006245F0">
        <w:t xml:space="preserve">, </w:t>
      </w:r>
      <w:r w:rsidR="00BE6DF6">
        <w:t>recall = 0.</w:t>
      </w:r>
      <w:r w:rsidR="00091DE7">
        <w:t>12</w:t>
      </w:r>
      <w:r w:rsidR="00BE6DF6">
        <w:t xml:space="preserve">, </w:t>
      </w:r>
      <w:r w:rsidR="006245F0">
        <w:t>F1=</w:t>
      </w:r>
      <w:r w:rsidR="001F531D">
        <w:t>0.</w:t>
      </w:r>
      <w:r w:rsidR="00895174">
        <w:t>18</w:t>
      </w:r>
      <w:r w:rsidR="0090135F">
        <w:t xml:space="preserve">; CNN model: </w:t>
      </w:r>
      <w:r w:rsidR="00A62B46">
        <w:t>4</w:t>
      </w:r>
      <w:r w:rsidR="00D81169">
        <w:t>/8</w:t>
      </w:r>
      <w:r w:rsidR="0090135F">
        <w:t>, precision=0.</w:t>
      </w:r>
      <w:r w:rsidR="00895174">
        <w:t>8</w:t>
      </w:r>
      <w:r w:rsidR="0090135F">
        <w:t xml:space="preserve">, </w:t>
      </w:r>
      <w:r w:rsidR="000205A2">
        <w:t xml:space="preserve">recall = </w:t>
      </w:r>
      <w:r w:rsidR="00BE6DF6">
        <w:t>0.</w:t>
      </w:r>
      <w:r w:rsidR="00895174">
        <w:t>5</w:t>
      </w:r>
      <w:r w:rsidR="000205A2">
        <w:t xml:space="preserve">, </w:t>
      </w:r>
      <w:r w:rsidR="0090135F">
        <w:t>F1</w:t>
      </w:r>
      <w:r w:rsidR="000205A2">
        <w:t xml:space="preserve"> </w:t>
      </w:r>
      <w:r w:rsidR="0090135F">
        <w:t>=</w:t>
      </w:r>
      <w:r w:rsidR="000205A2">
        <w:t xml:space="preserve"> </w:t>
      </w:r>
      <w:r w:rsidR="0090135F">
        <w:t>0</w:t>
      </w:r>
      <w:r w:rsidR="000205A2">
        <w:t>.</w:t>
      </w:r>
      <w:r w:rsidR="00895174">
        <w:t>62</w:t>
      </w:r>
      <w:r w:rsidR="00D47CED">
        <w:t>)</w:t>
      </w:r>
      <w:r w:rsidR="00604C57">
        <w:t xml:space="preserve">. </w:t>
      </w:r>
      <w:r w:rsidR="004D6E9D">
        <w:t>Singular value decomposition of gel images</w:t>
      </w:r>
      <w:r w:rsidR="000F6109">
        <w:t xml:space="preserve"> and </w:t>
      </w:r>
      <w:r w:rsidR="0006742B">
        <w:t>feature weight</w:t>
      </w:r>
      <w:r w:rsidR="00755ECB">
        <w:t>s</w:t>
      </w:r>
      <w:r w:rsidR="00780ABE">
        <w:t xml:space="preserve"> of our model</w:t>
      </w:r>
      <w:r w:rsidR="00FE1ADD">
        <w:t>s</w:t>
      </w:r>
      <w:r w:rsidR="00755ECB">
        <w:t xml:space="preserve"> reveal c</w:t>
      </w:r>
      <w:r w:rsidR="00853FF1">
        <w:t xml:space="preserve">lassification was largely </w:t>
      </w:r>
      <w:r w:rsidR="00755ECB">
        <w:t xml:space="preserve">dominated by </w:t>
      </w:r>
      <w:r w:rsidR="00C42B0E">
        <w:t xml:space="preserve">the minor </w:t>
      </w:r>
      <w:r w:rsidR="00790633">
        <w:t>bands</w:t>
      </w:r>
      <w:r w:rsidR="00820E23">
        <w:t>.</w:t>
      </w:r>
      <w:commentRangeStart w:id="102"/>
      <w:r w:rsidR="00A053A6">
        <w:t xml:space="preserve"> </w:t>
      </w:r>
      <w:commentRangeEnd w:id="102"/>
      <w:r w:rsidR="002342BB">
        <w:rPr>
          <w:rStyle w:val="CommentReference"/>
        </w:rPr>
        <w:commentReference w:id="102"/>
      </w:r>
    </w:p>
    <w:p w14:paraId="32D95502" w14:textId="4E702C5D" w:rsidR="007B61BD" w:rsidRDefault="004002C1" w:rsidP="007B61BD">
      <w:r>
        <w:t xml:space="preserve">Conclusions: </w:t>
      </w:r>
      <w:r w:rsidR="00AE0D68">
        <w:t xml:space="preserve">The results of </w:t>
      </w:r>
      <w:r w:rsidR="003724E1">
        <w:t xml:space="preserve">our pilot </w:t>
      </w:r>
      <w:r w:rsidR="00AE0D68">
        <w:t>data</w:t>
      </w:r>
      <w:r w:rsidR="003724E1">
        <w:t xml:space="preserve"> </w:t>
      </w:r>
      <w:r w:rsidR="00780ABE">
        <w:t>suggest</w:t>
      </w:r>
      <w:r w:rsidR="003724E1">
        <w:t xml:space="preserve"> </w:t>
      </w:r>
      <w:r w:rsidR="00780ABE">
        <w:t xml:space="preserve">that </w:t>
      </w:r>
      <w:r w:rsidR="007A1D89">
        <w:t xml:space="preserve">increased data </w:t>
      </w:r>
      <w:r w:rsidR="00AE0D68">
        <w:t xml:space="preserve">representation </w:t>
      </w:r>
      <w:r w:rsidR="00F16BB3">
        <w:t xml:space="preserve">of AAT </w:t>
      </w:r>
      <w:r w:rsidR="00600111">
        <w:t xml:space="preserve">variants </w:t>
      </w:r>
      <w:r w:rsidR="00100935">
        <w:t>may improve model performance</w:t>
      </w:r>
      <w:r w:rsidR="002342BB">
        <w:t>, especially when coupled to the AAT concentration</w:t>
      </w:r>
      <w:r w:rsidR="00100935">
        <w:t xml:space="preserve">. </w:t>
      </w:r>
      <w:r w:rsidR="00832A36">
        <w:t>T</w:t>
      </w:r>
      <w:r w:rsidR="00951CD2">
        <w:t xml:space="preserve">his approach </w:t>
      </w:r>
      <w:r w:rsidR="00DD01AF">
        <w:t>may</w:t>
      </w:r>
      <w:r w:rsidR="00951CD2">
        <w:t xml:space="preserve"> improve the efficiency of expert human review through standardizing interpretation</w:t>
      </w:r>
      <w:r w:rsidR="00280F17">
        <w:t xml:space="preserve"> and streamlining classification of common</w:t>
      </w:r>
      <w:r w:rsidR="00737D8E">
        <w:t xml:space="preserve"> and/or highly distinct</w:t>
      </w:r>
      <w:r w:rsidR="00280F17">
        <w:t xml:space="preserve"> </w:t>
      </w:r>
      <w:r w:rsidR="00191016">
        <w:t>AAT variants</w:t>
      </w:r>
      <w:r w:rsidR="00752A1C">
        <w:t>.</w:t>
      </w:r>
      <w:commentRangeStart w:id="103"/>
      <w:del w:id="104" w:author="Vieni, Casey R., M.D., Ph.D." w:date="2026-02-02T16:14:00Z" w16du:dateUtc="2026-02-02T22:14:00Z">
        <w:r w:rsidR="00832A36" w:rsidDel="005418AC">
          <w:delText xml:space="preserve"> </w:delText>
        </w:r>
        <w:r w:rsidR="00832A36" w:rsidDel="00752A1C">
          <w:delText>in the short-term</w:delText>
        </w:r>
        <w:r w:rsidR="00EE1BA6" w:rsidDel="00752A1C">
          <w:delText xml:space="preserve">, and combined </w:delText>
        </w:r>
        <w:r w:rsidR="00A912C3" w:rsidDel="00752A1C">
          <w:delText>with</w:delText>
        </w:r>
        <w:r w:rsidR="00EE1BA6" w:rsidDel="00752A1C">
          <w:delText xml:space="preserve"> other methods </w:delText>
        </w:r>
        <w:r w:rsidR="00A912C3" w:rsidDel="00752A1C">
          <w:delText>may</w:delText>
        </w:r>
        <w:r w:rsidR="00F16BB3" w:rsidDel="00752A1C">
          <w:delText xml:space="preserve"> decrease the burden of this manual laboratory assay</w:delText>
        </w:r>
      </w:del>
      <w:commentRangeEnd w:id="103"/>
      <w:r w:rsidR="00A62B46">
        <w:rPr>
          <w:rStyle w:val="CommentReference"/>
        </w:rPr>
        <w:commentReference w:id="103"/>
      </w:r>
      <w:r w:rsidR="00F16BB3">
        <w:t xml:space="preserve">. </w:t>
      </w:r>
      <w:r w:rsidR="00EE1BA6">
        <w:t xml:space="preserve"> </w:t>
      </w:r>
    </w:p>
    <w:sectPr w:rsidR="007B6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llrich, Maria Alice V., Ph.D." w:date="2026-01-30T16:11:00Z" w:initials="MW">
    <w:p w14:paraId="496583CF" w14:textId="77777777" w:rsidR="00D42922" w:rsidRDefault="00D42922" w:rsidP="00D42922">
      <w:pPr>
        <w:pStyle w:val="CommentText"/>
        <w:numPr>
          <w:ilvl w:val="0"/>
          <w:numId w:val="1"/>
        </w:numPr>
        <w:ind w:left="720"/>
      </w:pPr>
      <w:r>
        <w:rPr>
          <w:rStyle w:val="CommentReference"/>
        </w:rPr>
        <w:annotationRef/>
      </w:r>
      <w:r>
        <w:t xml:space="preserve">Guideline: less than 450 words. </w:t>
      </w:r>
      <w:r>
        <w:rPr>
          <w:color w:val="505050"/>
          <w:highlight w:val="white"/>
        </w:rPr>
        <w:t>The abstract should consist of text only (no graphs or tables). It should be a single paragraph. The abstract is a brief distillation of your work and should be as informative as possible, including:</w:t>
      </w:r>
    </w:p>
    <w:p w14:paraId="567E7118" w14:textId="77777777" w:rsidR="00D42922" w:rsidRDefault="00D42922" w:rsidP="00D42922">
      <w:pPr>
        <w:pStyle w:val="CommentText"/>
        <w:numPr>
          <w:ilvl w:val="1"/>
          <w:numId w:val="1"/>
        </w:numPr>
      </w:pPr>
      <w:r>
        <w:rPr>
          <w:color w:val="505050"/>
          <w:highlight w:val="white"/>
        </w:rPr>
        <w:t>a sentence stating the study’s specific objectives;</w:t>
      </w:r>
    </w:p>
    <w:p w14:paraId="4BC577D7" w14:textId="77777777" w:rsidR="00D42922" w:rsidRDefault="00D42922" w:rsidP="00D42922">
      <w:pPr>
        <w:pStyle w:val="CommentText"/>
        <w:numPr>
          <w:ilvl w:val="1"/>
          <w:numId w:val="1"/>
        </w:numPr>
      </w:pPr>
      <w:r>
        <w:rPr>
          <w:color w:val="505050"/>
          <w:highlight w:val="white"/>
        </w:rPr>
        <w:t>a brief statement of the methods;</w:t>
      </w:r>
    </w:p>
    <w:p w14:paraId="71934FF0" w14:textId="77777777" w:rsidR="00D42922" w:rsidRDefault="00D42922" w:rsidP="00D42922">
      <w:pPr>
        <w:pStyle w:val="CommentText"/>
        <w:numPr>
          <w:ilvl w:val="1"/>
          <w:numId w:val="1"/>
        </w:numPr>
      </w:pPr>
      <w:r>
        <w:rPr>
          <w:color w:val="505050"/>
          <w:highlight w:val="white"/>
        </w:rPr>
        <w:t>a summary of the results obtained;</w:t>
      </w:r>
    </w:p>
    <w:p w14:paraId="3A5D326F" w14:textId="77777777" w:rsidR="00D42922" w:rsidRDefault="00D42922" w:rsidP="00D42922">
      <w:pPr>
        <w:pStyle w:val="CommentText"/>
        <w:numPr>
          <w:ilvl w:val="1"/>
          <w:numId w:val="1"/>
        </w:numPr>
      </w:pPr>
      <w:r>
        <w:rPr>
          <w:color w:val="505050"/>
          <w:highlight w:val="white"/>
        </w:rPr>
        <w:t>the conclusions based on the results.</w:t>
      </w:r>
    </w:p>
  </w:comment>
  <w:comment w:id="3" w:author="Vieni, Casey R., M.D., Ph.D." w:date="2026-02-02T21:06:00Z" w:initials="CV">
    <w:p w14:paraId="62AE76D2" w14:textId="77777777" w:rsidR="00B91E44" w:rsidRDefault="00B91E44" w:rsidP="00B91E44">
      <w:pPr>
        <w:pStyle w:val="CommentText"/>
      </w:pPr>
      <w:r>
        <w:rPr>
          <w:rStyle w:val="CommentReference"/>
        </w:rPr>
        <w:annotationRef/>
      </w:r>
      <w:r>
        <w:t>Remove for word count?</w:t>
      </w:r>
    </w:p>
  </w:comment>
  <w:comment w:id="25" w:author="Willrich, Maria Alice V., Ph.D." w:date="2026-01-30T16:23:00Z" w:initials="MW">
    <w:p w14:paraId="3E92BE17" w14:textId="5920F4B6" w:rsidR="00D67C1D" w:rsidRDefault="00D67C1D" w:rsidP="00D67C1D">
      <w:pPr>
        <w:pStyle w:val="CommentText"/>
      </w:pPr>
      <w:r>
        <w:rPr>
          <w:rStyle w:val="CommentReference"/>
        </w:rPr>
        <w:annotationRef/>
      </w:r>
      <w:r>
        <w:t xml:space="preserve">I think we need a little more detail here on the methods. </w:t>
      </w:r>
    </w:p>
  </w:comment>
  <w:comment w:id="61" w:author="Willrich, Maria Alice V., Ph.D." w:date="2026-01-30T16:25:00Z" w:initials="MW">
    <w:p w14:paraId="3C1F5193" w14:textId="5C53CC1B" w:rsidR="00536E54" w:rsidRDefault="00536E54" w:rsidP="00536E54">
      <w:pPr>
        <w:pStyle w:val="CommentText"/>
      </w:pPr>
      <w:r>
        <w:rPr>
          <w:rStyle w:val="CommentReference"/>
        </w:rPr>
        <w:annotationRef/>
      </w:r>
      <w:r>
        <w:t>What happened to the other instances?</w:t>
      </w:r>
    </w:p>
  </w:comment>
  <w:comment w:id="62" w:author="Willrich, Maria Alice V., Ph.D." w:date="2026-01-30T16:26:00Z" w:initials="MW">
    <w:p w14:paraId="0E16D20F" w14:textId="77777777" w:rsidR="00536E54" w:rsidRDefault="00536E54" w:rsidP="00536E54">
      <w:pPr>
        <w:pStyle w:val="CommentText"/>
      </w:pPr>
      <w:r>
        <w:rPr>
          <w:rStyle w:val="CommentReference"/>
        </w:rPr>
        <w:annotationRef/>
      </w:r>
      <w:r>
        <w:t>Where is the training information?</w:t>
      </w:r>
    </w:p>
  </w:comment>
  <w:comment w:id="63" w:author="Vieni, Casey R., M.D., Ph.D." w:date="2026-02-02T20:56:00Z" w:initials="CV">
    <w:p w14:paraId="56319FCD" w14:textId="77777777" w:rsidR="00807A47" w:rsidRDefault="00807A47" w:rsidP="00807A47">
      <w:pPr>
        <w:pStyle w:val="CommentText"/>
      </w:pPr>
      <w:r>
        <w:rPr>
          <w:rStyle w:val="CommentReference"/>
        </w:rPr>
        <w:annotationRef/>
      </w:r>
      <w:r>
        <w:t>Modified the methods to add training info and updated #s for instances</w:t>
      </w:r>
    </w:p>
  </w:comment>
  <w:comment w:id="100" w:author="Willrich, Maria Alice V., Ph.D." w:date="2026-01-30T16:28:00Z" w:initials="MW">
    <w:p w14:paraId="17F867AA" w14:textId="530BF77B" w:rsidR="00FD24C7" w:rsidRDefault="00FD24C7" w:rsidP="00FD24C7">
      <w:pPr>
        <w:pStyle w:val="CommentText"/>
      </w:pPr>
      <w:r>
        <w:rPr>
          <w:rStyle w:val="CommentReference"/>
        </w:rPr>
        <w:annotationRef/>
      </w:r>
      <w:r>
        <w:t>I am not familiar with these metrics. I may have to learn fast, considering the evolution of the field. I wonder if we can add a brief explanation to help reviewers gain context, or if necessary for the interp of the data overall?</w:t>
      </w:r>
    </w:p>
  </w:comment>
  <w:comment w:id="101" w:author="Vieni, Casey R., M.D., Ph.D." w:date="2026-02-02T20:56:00Z" w:initials="CV">
    <w:p w14:paraId="185B072B" w14:textId="77777777" w:rsidR="00807A47" w:rsidRDefault="00807A47" w:rsidP="00807A47">
      <w:pPr>
        <w:pStyle w:val="CommentText"/>
      </w:pPr>
      <w:r>
        <w:rPr>
          <w:rStyle w:val="CommentReference"/>
        </w:rPr>
        <w:annotationRef/>
      </w:r>
      <w:r>
        <w:t>See comments in methods. updated</w:t>
      </w:r>
    </w:p>
  </w:comment>
  <w:comment w:id="102" w:author="Willrich, Maria Alice V., Ph.D." w:date="2026-01-30T16:29:00Z" w:initials="MW">
    <w:p w14:paraId="0D268F81" w14:textId="1DB0633C" w:rsidR="002342BB" w:rsidRDefault="002342BB" w:rsidP="002342BB">
      <w:pPr>
        <w:pStyle w:val="CommentText"/>
      </w:pPr>
      <w:r>
        <w:rPr>
          <w:rStyle w:val="CommentReference"/>
        </w:rPr>
        <w:annotationRef/>
      </w:r>
      <w:r>
        <w:t xml:space="preserve">You have not described them before. </w:t>
      </w:r>
    </w:p>
  </w:comment>
  <w:comment w:id="103" w:author="Vieni, Casey R., M.D., Ph.D." w:date="2026-02-02T20:59:00Z" w:initials="CV">
    <w:p w14:paraId="534F4BD3" w14:textId="77777777" w:rsidR="00A62B46" w:rsidRDefault="00A62B46" w:rsidP="00A62B46">
      <w:pPr>
        <w:pStyle w:val="CommentText"/>
      </w:pPr>
      <w:r>
        <w:rPr>
          <w:rStyle w:val="CommentReference"/>
        </w:rPr>
        <w:annotationRef/>
      </w:r>
      <w:r>
        <w:t>Cut for word count to expand methods?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5D326F" w15:done="0"/>
  <w15:commentEx w15:paraId="62AE76D2" w15:done="0"/>
  <w15:commentEx w15:paraId="3E92BE17" w15:done="1"/>
  <w15:commentEx w15:paraId="3C1F5193" w15:done="0"/>
  <w15:commentEx w15:paraId="0E16D20F" w15:paraIdParent="3C1F5193" w15:done="0"/>
  <w15:commentEx w15:paraId="56319FCD" w15:paraIdParent="3C1F5193" w15:done="0"/>
  <w15:commentEx w15:paraId="17F867AA" w15:done="0"/>
  <w15:commentEx w15:paraId="185B072B" w15:paraIdParent="17F867AA" w15:done="0"/>
  <w15:commentEx w15:paraId="0D268F81" w15:done="1"/>
  <w15:commentEx w15:paraId="534F4B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69EF22" w16cex:dateUtc="2026-01-30T22:11:00Z"/>
  <w16cex:commentExtensible w16cex:durableId="1B23F9CF" w16cex:dateUtc="2026-02-03T03:06:00Z"/>
  <w16cex:commentExtensible w16cex:durableId="0A43FC5F" w16cex:dateUtc="2026-01-30T22:23:00Z"/>
  <w16cex:commentExtensible w16cex:durableId="7E4D7546" w16cex:dateUtc="2026-01-30T22:25:00Z"/>
  <w16cex:commentExtensible w16cex:durableId="04087FE4" w16cex:dateUtc="2026-01-30T22:26:00Z"/>
  <w16cex:commentExtensible w16cex:durableId="319A0A7E" w16cex:dateUtc="2026-02-03T02:56:00Z"/>
  <w16cex:commentExtensible w16cex:durableId="5DBAE89C" w16cex:dateUtc="2026-01-30T22:28:00Z"/>
  <w16cex:commentExtensible w16cex:durableId="0FF3E334" w16cex:dateUtc="2026-02-03T02:56:00Z"/>
  <w16cex:commentExtensible w16cex:durableId="609B6172" w16cex:dateUtc="2026-01-30T22:29:00Z"/>
  <w16cex:commentExtensible w16cex:durableId="3E5E55BA" w16cex:dateUtc="2026-02-03T0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5D326F" w16cid:durableId="6B69EF22"/>
  <w16cid:commentId w16cid:paraId="62AE76D2" w16cid:durableId="1B23F9CF"/>
  <w16cid:commentId w16cid:paraId="3E92BE17" w16cid:durableId="0A43FC5F"/>
  <w16cid:commentId w16cid:paraId="3C1F5193" w16cid:durableId="7E4D7546"/>
  <w16cid:commentId w16cid:paraId="0E16D20F" w16cid:durableId="04087FE4"/>
  <w16cid:commentId w16cid:paraId="56319FCD" w16cid:durableId="319A0A7E"/>
  <w16cid:commentId w16cid:paraId="17F867AA" w16cid:durableId="5DBAE89C"/>
  <w16cid:commentId w16cid:paraId="185B072B" w16cid:durableId="0FF3E334"/>
  <w16cid:commentId w16cid:paraId="0D268F81" w16cid:durableId="609B6172"/>
  <w16cid:commentId w16cid:paraId="534F4BD3" w16cid:durableId="3E5E55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64B4"/>
    <w:multiLevelType w:val="hybridMultilevel"/>
    <w:tmpl w:val="D292E0DC"/>
    <w:lvl w:ilvl="0" w:tplc="92AA0172">
      <w:start w:val="1"/>
      <w:numFmt w:val="decimal"/>
      <w:lvlText w:val="%1."/>
      <w:lvlJc w:val="left"/>
      <w:pPr>
        <w:ind w:left="1440" w:hanging="360"/>
      </w:pPr>
    </w:lvl>
    <w:lvl w:ilvl="1" w:tplc="DBBE9B2A">
      <w:start w:val="1"/>
      <w:numFmt w:val="decimal"/>
      <w:lvlText w:val="%2."/>
      <w:lvlJc w:val="left"/>
      <w:pPr>
        <w:ind w:left="1800" w:hanging="360"/>
      </w:pPr>
    </w:lvl>
    <w:lvl w:ilvl="2" w:tplc="A12A77CE">
      <w:start w:val="1"/>
      <w:numFmt w:val="decimal"/>
      <w:lvlText w:val="%3."/>
      <w:lvlJc w:val="left"/>
      <w:pPr>
        <w:ind w:left="1440" w:hanging="360"/>
      </w:pPr>
    </w:lvl>
    <w:lvl w:ilvl="3" w:tplc="85CA0A2E">
      <w:start w:val="1"/>
      <w:numFmt w:val="decimal"/>
      <w:lvlText w:val="%4."/>
      <w:lvlJc w:val="left"/>
      <w:pPr>
        <w:ind w:left="1440" w:hanging="360"/>
      </w:pPr>
    </w:lvl>
    <w:lvl w:ilvl="4" w:tplc="E8187332">
      <w:start w:val="1"/>
      <w:numFmt w:val="decimal"/>
      <w:lvlText w:val="%5."/>
      <w:lvlJc w:val="left"/>
      <w:pPr>
        <w:ind w:left="1440" w:hanging="360"/>
      </w:pPr>
    </w:lvl>
    <w:lvl w:ilvl="5" w:tplc="BFFA7B3A">
      <w:start w:val="1"/>
      <w:numFmt w:val="decimal"/>
      <w:lvlText w:val="%6."/>
      <w:lvlJc w:val="left"/>
      <w:pPr>
        <w:ind w:left="1440" w:hanging="360"/>
      </w:pPr>
    </w:lvl>
    <w:lvl w:ilvl="6" w:tplc="E842EFA8">
      <w:start w:val="1"/>
      <w:numFmt w:val="decimal"/>
      <w:lvlText w:val="%7."/>
      <w:lvlJc w:val="left"/>
      <w:pPr>
        <w:ind w:left="1440" w:hanging="360"/>
      </w:pPr>
    </w:lvl>
    <w:lvl w:ilvl="7" w:tplc="8DFA5AE2">
      <w:start w:val="1"/>
      <w:numFmt w:val="decimal"/>
      <w:lvlText w:val="%8."/>
      <w:lvlJc w:val="left"/>
      <w:pPr>
        <w:ind w:left="1440" w:hanging="360"/>
      </w:pPr>
    </w:lvl>
    <w:lvl w:ilvl="8" w:tplc="E42CF39C">
      <w:start w:val="1"/>
      <w:numFmt w:val="decimal"/>
      <w:lvlText w:val="%9."/>
      <w:lvlJc w:val="left"/>
      <w:pPr>
        <w:ind w:left="1440" w:hanging="360"/>
      </w:pPr>
    </w:lvl>
  </w:abstractNum>
  <w:num w:numId="1" w16cid:durableId="66906664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lrich, Maria Alice V., Ph.D.">
    <w15:presenceInfo w15:providerId="AD" w15:userId="S::willrich.mariaalice@mayo.edu::7dbeb18d-39ac-42ee-8c4b-560b50f2222d"/>
  </w15:person>
  <w15:person w15:author="Vieni, Casey R., M.D., Ph.D.">
    <w15:presenceInfo w15:providerId="AD" w15:userId="S::vieni.casey@mayo.edu::068a8fac-68a0-4dac-a1c8-6b6c4fcfbf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01"/>
    <w:rsid w:val="00001D60"/>
    <w:rsid w:val="0001571F"/>
    <w:rsid w:val="00016BFA"/>
    <w:rsid w:val="000205A2"/>
    <w:rsid w:val="00020658"/>
    <w:rsid w:val="00030395"/>
    <w:rsid w:val="000408ED"/>
    <w:rsid w:val="000611BF"/>
    <w:rsid w:val="0006742B"/>
    <w:rsid w:val="0008686F"/>
    <w:rsid w:val="00091DE7"/>
    <w:rsid w:val="000C2079"/>
    <w:rsid w:val="000C7317"/>
    <w:rsid w:val="000F6109"/>
    <w:rsid w:val="00100935"/>
    <w:rsid w:val="00102C07"/>
    <w:rsid w:val="00105AB2"/>
    <w:rsid w:val="00126A95"/>
    <w:rsid w:val="00127718"/>
    <w:rsid w:val="00130CA7"/>
    <w:rsid w:val="00144402"/>
    <w:rsid w:val="0015124E"/>
    <w:rsid w:val="00151E08"/>
    <w:rsid w:val="001802ED"/>
    <w:rsid w:val="00191016"/>
    <w:rsid w:val="001937CE"/>
    <w:rsid w:val="00195FCE"/>
    <w:rsid w:val="001C5D44"/>
    <w:rsid w:val="001E1A33"/>
    <w:rsid w:val="001F4554"/>
    <w:rsid w:val="001F531D"/>
    <w:rsid w:val="002016E1"/>
    <w:rsid w:val="00226655"/>
    <w:rsid w:val="00227459"/>
    <w:rsid w:val="002315CF"/>
    <w:rsid w:val="002342BB"/>
    <w:rsid w:val="002347F2"/>
    <w:rsid w:val="0023645A"/>
    <w:rsid w:val="0024652B"/>
    <w:rsid w:val="00252FF5"/>
    <w:rsid w:val="0026199D"/>
    <w:rsid w:val="002634E3"/>
    <w:rsid w:val="00276568"/>
    <w:rsid w:val="00280F17"/>
    <w:rsid w:val="00284531"/>
    <w:rsid w:val="002A06A8"/>
    <w:rsid w:val="002A0990"/>
    <w:rsid w:val="002A1E63"/>
    <w:rsid w:val="002D444B"/>
    <w:rsid w:val="002E1DF2"/>
    <w:rsid w:val="002E5FD5"/>
    <w:rsid w:val="00306E4A"/>
    <w:rsid w:val="00335D01"/>
    <w:rsid w:val="003406CE"/>
    <w:rsid w:val="00342097"/>
    <w:rsid w:val="00346628"/>
    <w:rsid w:val="00346681"/>
    <w:rsid w:val="00347427"/>
    <w:rsid w:val="003724E1"/>
    <w:rsid w:val="0037577B"/>
    <w:rsid w:val="00396FF0"/>
    <w:rsid w:val="003A21C0"/>
    <w:rsid w:val="003D1782"/>
    <w:rsid w:val="003D2073"/>
    <w:rsid w:val="003D4D96"/>
    <w:rsid w:val="003E39B4"/>
    <w:rsid w:val="004002C1"/>
    <w:rsid w:val="004214EE"/>
    <w:rsid w:val="00437915"/>
    <w:rsid w:val="00472684"/>
    <w:rsid w:val="004914D8"/>
    <w:rsid w:val="004A3C78"/>
    <w:rsid w:val="004C31A8"/>
    <w:rsid w:val="004C3FEA"/>
    <w:rsid w:val="004D6E9D"/>
    <w:rsid w:val="004E0E49"/>
    <w:rsid w:val="004E2D5C"/>
    <w:rsid w:val="004F0FDB"/>
    <w:rsid w:val="004F6049"/>
    <w:rsid w:val="00500B3C"/>
    <w:rsid w:val="00507807"/>
    <w:rsid w:val="00532E6C"/>
    <w:rsid w:val="0053625A"/>
    <w:rsid w:val="00536E54"/>
    <w:rsid w:val="005418AC"/>
    <w:rsid w:val="00575020"/>
    <w:rsid w:val="00587CD4"/>
    <w:rsid w:val="00594B1C"/>
    <w:rsid w:val="00597273"/>
    <w:rsid w:val="005A32E3"/>
    <w:rsid w:val="005C6488"/>
    <w:rsid w:val="005E33B0"/>
    <w:rsid w:val="005F6F1D"/>
    <w:rsid w:val="005F7F3E"/>
    <w:rsid w:val="00600111"/>
    <w:rsid w:val="00604C57"/>
    <w:rsid w:val="0060706B"/>
    <w:rsid w:val="006113FE"/>
    <w:rsid w:val="00614550"/>
    <w:rsid w:val="0061476F"/>
    <w:rsid w:val="006245F0"/>
    <w:rsid w:val="00635C2E"/>
    <w:rsid w:val="006447F1"/>
    <w:rsid w:val="00653B8E"/>
    <w:rsid w:val="00663FE3"/>
    <w:rsid w:val="006757E0"/>
    <w:rsid w:val="00686212"/>
    <w:rsid w:val="00686B66"/>
    <w:rsid w:val="00686D50"/>
    <w:rsid w:val="00717BC1"/>
    <w:rsid w:val="00737D8E"/>
    <w:rsid w:val="00752A1C"/>
    <w:rsid w:val="00752E2D"/>
    <w:rsid w:val="00755ECB"/>
    <w:rsid w:val="0077646B"/>
    <w:rsid w:val="00780ABE"/>
    <w:rsid w:val="00790633"/>
    <w:rsid w:val="00793433"/>
    <w:rsid w:val="007A1D89"/>
    <w:rsid w:val="007B61BD"/>
    <w:rsid w:val="007B6D82"/>
    <w:rsid w:val="007F6659"/>
    <w:rsid w:val="007F7FC3"/>
    <w:rsid w:val="0080178F"/>
    <w:rsid w:val="00806529"/>
    <w:rsid w:val="00807A47"/>
    <w:rsid w:val="00810508"/>
    <w:rsid w:val="00820E23"/>
    <w:rsid w:val="00823DC9"/>
    <w:rsid w:val="00832A36"/>
    <w:rsid w:val="008336AB"/>
    <w:rsid w:val="00853FF1"/>
    <w:rsid w:val="00876F9C"/>
    <w:rsid w:val="00885E28"/>
    <w:rsid w:val="00887A55"/>
    <w:rsid w:val="00895174"/>
    <w:rsid w:val="00895D77"/>
    <w:rsid w:val="008A2738"/>
    <w:rsid w:val="008B59D3"/>
    <w:rsid w:val="008C01F9"/>
    <w:rsid w:val="008C2A75"/>
    <w:rsid w:val="008C6B34"/>
    <w:rsid w:val="008E1A7D"/>
    <w:rsid w:val="008E683E"/>
    <w:rsid w:val="008F4E8D"/>
    <w:rsid w:val="0090135F"/>
    <w:rsid w:val="00920E7D"/>
    <w:rsid w:val="00922606"/>
    <w:rsid w:val="009435E4"/>
    <w:rsid w:val="00951CD2"/>
    <w:rsid w:val="00953596"/>
    <w:rsid w:val="0097315B"/>
    <w:rsid w:val="0099020E"/>
    <w:rsid w:val="009C06CA"/>
    <w:rsid w:val="009C47B5"/>
    <w:rsid w:val="009C4FF3"/>
    <w:rsid w:val="009C632B"/>
    <w:rsid w:val="00A053A6"/>
    <w:rsid w:val="00A10D89"/>
    <w:rsid w:val="00A24BCC"/>
    <w:rsid w:val="00A32959"/>
    <w:rsid w:val="00A40359"/>
    <w:rsid w:val="00A50FA4"/>
    <w:rsid w:val="00A5698D"/>
    <w:rsid w:val="00A62B46"/>
    <w:rsid w:val="00A65A4F"/>
    <w:rsid w:val="00A70F28"/>
    <w:rsid w:val="00A7540D"/>
    <w:rsid w:val="00A912C3"/>
    <w:rsid w:val="00A937F7"/>
    <w:rsid w:val="00AA550B"/>
    <w:rsid w:val="00AC6988"/>
    <w:rsid w:val="00AD2B67"/>
    <w:rsid w:val="00AD3E62"/>
    <w:rsid w:val="00AD7509"/>
    <w:rsid w:val="00AE0D68"/>
    <w:rsid w:val="00B32621"/>
    <w:rsid w:val="00B36423"/>
    <w:rsid w:val="00B7034E"/>
    <w:rsid w:val="00B74729"/>
    <w:rsid w:val="00B8570E"/>
    <w:rsid w:val="00B8614E"/>
    <w:rsid w:val="00B91E44"/>
    <w:rsid w:val="00BA7A9A"/>
    <w:rsid w:val="00BC311D"/>
    <w:rsid w:val="00BE2618"/>
    <w:rsid w:val="00BE6DF6"/>
    <w:rsid w:val="00C0012C"/>
    <w:rsid w:val="00C17379"/>
    <w:rsid w:val="00C356C6"/>
    <w:rsid w:val="00C35E73"/>
    <w:rsid w:val="00C37555"/>
    <w:rsid w:val="00C42B0E"/>
    <w:rsid w:val="00C93261"/>
    <w:rsid w:val="00CA0B65"/>
    <w:rsid w:val="00CB61EB"/>
    <w:rsid w:val="00CC190E"/>
    <w:rsid w:val="00CC3134"/>
    <w:rsid w:val="00CC48B1"/>
    <w:rsid w:val="00CD0AFE"/>
    <w:rsid w:val="00CD2674"/>
    <w:rsid w:val="00CD7897"/>
    <w:rsid w:val="00D135AD"/>
    <w:rsid w:val="00D14FAA"/>
    <w:rsid w:val="00D15FBA"/>
    <w:rsid w:val="00D42922"/>
    <w:rsid w:val="00D43BDD"/>
    <w:rsid w:val="00D47CED"/>
    <w:rsid w:val="00D552D4"/>
    <w:rsid w:val="00D637EA"/>
    <w:rsid w:val="00D65BE4"/>
    <w:rsid w:val="00D67C1D"/>
    <w:rsid w:val="00D77032"/>
    <w:rsid w:val="00D81169"/>
    <w:rsid w:val="00D9201F"/>
    <w:rsid w:val="00DC472B"/>
    <w:rsid w:val="00DD01AF"/>
    <w:rsid w:val="00DD1CD7"/>
    <w:rsid w:val="00DD7652"/>
    <w:rsid w:val="00DE0723"/>
    <w:rsid w:val="00DE6A4A"/>
    <w:rsid w:val="00DF1DDE"/>
    <w:rsid w:val="00E258F9"/>
    <w:rsid w:val="00E27F49"/>
    <w:rsid w:val="00E337C1"/>
    <w:rsid w:val="00E33FB6"/>
    <w:rsid w:val="00E5727A"/>
    <w:rsid w:val="00E737E9"/>
    <w:rsid w:val="00E9494D"/>
    <w:rsid w:val="00EE1BA6"/>
    <w:rsid w:val="00EE7FBC"/>
    <w:rsid w:val="00F16BB3"/>
    <w:rsid w:val="00F263B1"/>
    <w:rsid w:val="00F61D3E"/>
    <w:rsid w:val="00FB46B7"/>
    <w:rsid w:val="00FC2351"/>
    <w:rsid w:val="00FC492C"/>
    <w:rsid w:val="00FD24C7"/>
    <w:rsid w:val="00FE1ADD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02DA"/>
  <w15:chartTrackingRefBased/>
  <w15:docId w15:val="{BC54CCB5-CE16-464F-90C3-70D214DD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5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35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D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5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65B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5B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5B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BE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C207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63F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F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6339B-2558-4F52-A065-56C29E1E1E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519</Words>
  <Characters>3012</Characters>
  <Application>Microsoft Office Word</Application>
  <DocSecurity>0</DocSecurity>
  <Lines>44</Lines>
  <Paragraphs>7</Paragraphs>
  <ScaleCrop>false</ScaleCrop>
  <Company>Mayo Clinic</Company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Vieni, Casey R., M.D., Ph.D.</dc:creator>
  <cp:keywords/>
  <dc:description/>
  <cp:lastModifiedBy>Vieni, Casey R., M.D., Ph.D.</cp:lastModifiedBy>
  <cp:revision>96</cp:revision>
  <dcterms:created xsi:type="dcterms:W3CDTF">2026-01-30T22:33:00Z</dcterms:created>
  <dcterms:modified xsi:type="dcterms:W3CDTF">2026-02-03T03:16:00Z</dcterms:modified>
</cp:coreProperties>
</file>